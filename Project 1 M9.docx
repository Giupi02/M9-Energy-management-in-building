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EF96E" w14:textId="22A7619F" w:rsidR="00DE5721" w:rsidRPr="005015A4" w:rsidRDefault="00DE5721" w:rsidP="00D10C81">
      <w:pPr>
        <w:pStyle w:val="Rubrik"/>
        <w:rPr>
          <w:rFonts w:ascii="Times" w:eastAsia="Times" w:hAnsi="Times" w:cs="Times"/>
          <w:lang w:val="en-US"/>
        </w:rPr>
      </w:pPr>
      <w:r w:rsidRPr="00DE5721">
        <w:rPr>
          <w:rFonts w:ascii="Times" w:eastAsia="Times" w:hAnsi="Times" w:cs="Times"/>
        </w:rPr>
        <w:br/>
      </w:r>
      <w:r w:rsidRPr="005015A4">
        <w:rPr>
          <w:rFonts w:ascii="Times" w:eastAsia="Times" w:hAnsi="Times" w:cs="Times"/>
        </w:rPr>
        <w:fldChar w:fldCharType="begin"/>
      </w:r>
      <w:r w:rsidRPr="005015A4">
        <w:rPr>
          <w:rFonts w:ascii="Times" w:eastAsia="Times" w:hAnsi="Times" w:cs="Times"/>
          <w:lang w:val="en-US"/>
        </w:rPr>
        <w:instrText xml:space="preserve"> INCLUDEPICTURE "/Users/sagasernekvist/Library/Group Containers/UBF8T346G9.ms/WebArchiveCopyPasteTempFiles/com.microsoft.Word/page1image13009520" \* MERGEFORMATINET </w:instrText>
      </w:r>
      <w:r w:rsidRPr="005015A4">
        <w:rPr>
          <w:rFonts w:ascii="Times" w:eastAsia="Times" w:hAnsi="Times" w:cs="Times"/>
        </w:rPr>
        <w:fldChar w:fldCharType="separate"/>
      </w:r>
      <w:r w:rsidRPr="005015A4">
        <w:rPr>
          <w:rFonts w:ascii="Times" w:eastAsia="Times" w:hAnsi="Times" w:cs="Times"/>
        </w:rPr>
        <w:drawing>
          <wp:inline distT="0" distB="0" distL="0" distR="0" wp14:anchorId="413682AA" wp14:editId="633F880D">
            <wp:extent cx="2997200" cy="850900"/>
            <wp:effectExtent l="0" t="0" r="0" b="0"/>
            <wp:docPr id="211199976" name="Bildobjekt 12" descr="page1image1300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image130095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97200" cy="850900"/>
                    </a:xfrm>
                    <a:prstGeom prst="rect">
                      <a:avLst/>
                    </a:prstGeom>
                    <a:noFill/>
                    <a:ln>
                      <a:noFill/>
                    </a:ln>
                  </pic:spPr>
                </pic:pic>
              </a:graphicData>
            </a:graphic>
          </wp:inline>
        </w:drawing>
      </w:r>
      <w:r w:rsidRPr="005015A4">
        <w:rPr>
          <w:rFonts w:ascii="Times" w:eastAsia="Times" w:hAnsi="Times" w:cs="Times"/>
        </w:rPr>
        <w:fldChar w:fldCharType="end"/>
      </w:r>
    </w:p>
    <w:p w14:paraId="34F3C841" w14:textId="77777777" w:rsidR="00DE5721" w:rsidRDefault="00DE5721" w:rsidP="00DE5721">
      <w:pPr>
        <w:pStyle w:val="Rubrik"/>
        <w:jc w:val="center"/>
        <w:rPr>
          <w:rFonts w:ascii="Times" w:eastAsia="Times" w:hAnsi="Times" w:cs="Times"/>
          <w:sz w:val="40"/>
          <w:szCs w:val="40"/>
          <w:lang w:val="en-US"/>
        </w:rPr>
      </w:pPr>
      <w:r w:rsidRPr="005015A4">
        <w:rPr>
          <w:rFonts w:ascii="Times" w:eastAsia="Times" w:hAnsi="Times" w:cs="Times"/>
          <w:sz w:val="40"/>
          <w:szCs w:val="40"/>
          <w:lang w:val="en-US"/>
        </w:rPr>
        <w:t>DEPARTMENT OF CIVIL ENGINEERING AND URBAN PLANNING</w:t>
      </w:r>
    </w:p>
    <w:p w14:paraId="0756308C" w14:textId="77777777" w:rsidR="00DE5721" w:rsidRDefault="00DE5721" w:rsidP="00DE5721">
      <w:pPr>
        <w:rPr>
          <w:lang w:val="en-US"/>
        </w:rPr>
      </w:pPr>
    </w:p>
    <w:p w14:paraId="1091108D" w14:textId="77777777" w:rsidR="00DE5721" w:rsidRDefault="00DE5721" w:rsidP="00DE5721">
      <w:pPr>
        <w:rPr>
          <w:lang w:val="en-US"/>
        </w:rPr>
      </w:pPr>
    </w:p>
    <w:p w14:paraId="2834B2B6" w14:textId="77777777" w:rsidR="00DE5721" w:rsidRDefault="00DE5721" w:rsidP="00DE5721">
      <w:pPr>
        <w:rPr>
          <w:lang w:val="en-US"/>
        </w:rPr>
      </w:pPr>
    </w:p>
    <w:p w14:paraId="08B8C085" w14:textId="77777777" w:rsidR="00DE5721" w:rsidRDefault="00DE5721" w:rsidP="00DE5721">
      <w:pPr>
        <w:rPr>
          <w:lang w:val="en-US"/>
        </w:rPr>
      </w:pPr>
    </w:p>
    <w:p w14:paraId="32BE5DF9" w14:textId="77777777" w:rsidR="00DE5721" w:rsidRPr="003B7690" w:rsidRDefault="00DE5721" w:rsidP="00DE5721">
      <w:pPr>
        <w:rPr>
          <w:lang w:val="en-US"/>
        </w:rPr>
      </w:pPr>
    </w:p>
    <w:p w14:paraId="4C27E103" w14:textId="53060B86" w:rsidR="00DE5721" w:rsidRPr="005015A4" w:rsidRDefault="00DE5721" w:rsidP="00DE5721">
      <w:pPr>
        <w:pStyle w:val="Rubrik"/>
        <w:jc w:val="center"/>
        <w:rPr>
          <w:rFonts w:ascii="Times" w:eastAsia="Times" w:hAnsi="Times" w:cs="Times"/>
          <w:sz w:val="40"/>
          <w:szCs w:val="40"/>
          <w:lang w:val="en-US"/>
        </w:rPr>
      </w:pPr>
      <w:r w:rsidRPr="005015A4">
        <w:rPr>
          <w:rFonts w:ascii="Times" w:eastAsia="Times" w:hAnsi="Times" w:cs="Times"/>
          <w:b/>
          <w:bCs/>
          <w:sz w:val="40"/>
          <w:szCs w:val="40"/>
          <w:lang w:val="en-US"/>
        </w:rPr>
        <w:t xml:space="preserve">Project </w:t>
      </w:r>
      <w:r w:rsidR="00A13501">
        <w:rPr>
          <w:rFonts w:ascii="Times" w:eastAsia="Times" w:hAnsi="Times" w:cs="Times"/>
          <w:b/>
          <w:bCs/>
          <w:sz w:val="40"/>
          <w:szCs w:val="40"/>
          <w:lang w:val="en-US"/>
        </w:rPr>
        <w:t>1</w:t>
      </w:r>
      <w:r w:rsidRPr="005015A4">
        <w:rPr>
          <w:rFonts w:ascii="Times" w:eastAsia="Times" w:hAnsi="Times" w:cs="Times"/>
          <w:sz w:val="40"/>
          <w:szCs w:val="40"/>
          <w:lang w:val="en-US"/>
        </w:rPr>
        <w:t xml:space="preserve"> – Energy management</w:t>
      </w:r>
    </w:p>
    <w:p w14:paraId="30F01BD7" w14:textId="77777777" w:rsidR="00DE5721" w:rsidRDefault="00DE5721" w:rsidP="00DE5721">
      <w:pPr>
        <w:pStyle w:val="Rubrik"/>
        <w:jc w:val="center"/>
        <w:rPr>
          <w:rFonts w:ascii="Times" w:eastAsia="Times" w:hAnsi="Times" w:cs="Times"/>
          <w:sz w:val="24"/>
          <w:szCs w:val="24"/>
          <w:lang w:val="en-US"/>
        </w:rPr>
      </w:pPr>
    </w:p>
    <w:p w14:paraId="0668C23A" w14:textId="77777777" w:rsidR="00DE5721" w:rsidRDefault="00DE5721" w:rsidP="00DE5721">
      <w:pPr>
        <w:pStyle w:val="Rubrik"/>
        <w:jc w:val="center"/>
        <w:rPr>
          <w:rFonts w:ascii="Times" w:eastAsia="Times" w:hAnsi="Times" w:cs="Times"/>
          <w:sz w:val="24"/>
          <w:szCs w:val="24"/>
          <w:lang w:val="en-US"/>
        </w:rPr>
      </w:pPr>
    </w:p>
    <w:p w14:paraId="7BEFEA9B" w14:textId="77777777" w:rsidR="00DE5721" w:rsidRDefault="00DE5721" w:rsidP="00DE5721">
      <w:pPr>
        <w:pStyle w:val="Rubrik"/>
        <w:jc w:val="center"/>
        <w:rPr>
          <w:rFonts w:ascii="Times" w:eastAsia="Times" w:hAnsi="Times" w:cs="Times"/>
          <w:sz w:val="24"/>
          <w:szCs w:val="24"/>
          <w:lang w:val="en-US"/>
        </w:rPr>
      </w:pPr>
    </w:p>
    <w:p w14:paraId="3E083DB6" w14:textId="77777777" w:rsidR="00DE5721" w:rsidRDefault="00DE5721" w:rsidP="00DE5721">
      <w:pPr>
        <w:pStyle w:val="Rubrik"/>
        <w:jc w:val="center"/>
        <w:rPr>
          <w:rFonts w:ascii="Times" w:eastAsia="Times" w:hAnsi="Times" w:cs="Times"/>
          <w:sz w:val="24"/>
          <w:szCs w:val="24"/>
          <w:lang w:val="en-US"/>
        </w:rPr>
      </w:pPr>
    </w:p>
    <w:p w14:paraId="5D343D44" w14:textId="77777777" w:rsidR="00DE5721" w:rsidRDefault="00DE5721" w:rsidP="00DE5721">
      <w:pPr>
        <w:pStyle w:val="Rubrik"/>
        <w:jc w:val="center"/>
        <w:rPr>
          <w:rFonts w:ascii="Times" w:eastAsia="Times" w:hAnsi="Times" w:cs="Times"/>
          <w:sz w:val="24"/>
          <w:szCs w:val="24"/>
          <w:lang w:val="en-US"/>
        </w:rPr>
      </w:pPr>
    </w:p>
    <w:p w14:paraId="381F44DA" w14:textId="77777777" w:rsidR="00DE5721" w:rsidRDefault="00DE5721" w:rsidP="00DE5721">
      <w:pPr>
        <w:pStyle w:val="Rubrik"/>
        <w:jc w:val="center"/>
        <w:rPr>
          <w:rFonts w:ascii="Times" w:eastAsia="Times" w:hAnsi="Times" w:cs="Times"/>
          <w:sz w:val="24"/>
          <w:szCs w:val="24"/>
          <w:lang w:val="en-US"/>
        </w:rPr>
      </w:pPr>
    </w:p>
    <w:p w14:paraId="22A12F4C" w14:textId="77777777" w:rsidR="00DE5721" w:rsidRDefault="00DE5721" w:rsidP="00DE5721">
      <w:pPr>
        <w:pStyle w:val="Rubrik"/>
        <w:jc w:val="center"/>
        <w:rPr>
          <w:rFonts w:ascii="Times" w:eastAsia="Times" w:hAnsi="Times" w:cs="Times"/>
          <w:sz w:val="24"/>
          <w:szCs w:val="24"/>
          <w:lang w:val="en-US"/>
        </w:rPr>
      </w:pPr>
    </w:p>
    <w:p w14:paraId="1CA030C2" w14:textId="77777777" w:rsidR="00DE5721" w:rsidRDefault="00DE5721" w:rsidP="00DE5721">
      <w:pPr>
        <w:pStyle w:val="Rubrik"/>
        <w:jc w:val="center"/>
        <w:rPr>
          <w:rFonts w:ascii="Times" w:eastAsia="Times" w:hAnsi="Times" w:cs="Times"/>
          <w:sz w:val="24"/>
          <w:szCs w:val="24"/>
          <w:lang w:val="en-US"/>
        </w:rPr>
      </w:pPr>
    </w:p>
    <w:p w14:paraId="487B3427" w14:textId="77777777" w:rsidR="00DE5721" w:rsidRDefault="00DE5721" w:rsidP="00DE5721">
      <w:pPr>
        <w:pStyle w:val="Rubrik"/>
        <w:jc w:val="center"/>
        <w:rPr>
          <w:rFonts w:ascii="Times" w:eastAsia="Times" w:hAnsi="Times" w:cs="Times"/>
          <w:sz w:val="24"/>
          <w:szCs w:val="24"/>
          <w:lang w:val="en-US"/>
        </w:rPr>
      </w:pPr>
    </w:p>
    <w:p w14:paraId="398CA66B" w14:textId="77777777" w:rsidR="00DE5721" w:rsidRDefault="00DE5721" w:rsidP="00DE5721">
      <w:pPr>
        <w:pStyle w:val="Rubrik"/>
        <w:jc w:val="center"/>
        <w:rPr>
          <w:rFonts w:ascii="Times" w:eastAsia="Times" w:hAnsi="Times" w:cs="Times"/>
          <w:sz w:val="24"/>
          <w:szCs w:val="24"/>
          <w:lang w:val="en-US"/>
        </w:rPr>
      </w:pPr>
    </w:p>
    <w:p w14:paraId="63D92013" w14:textId="77777777" w:rsidR="00DE5721" w:rsidRDefault="00DE5721" w:rsidP="00DE5721">
      <w:pPr>
        <w:pStyle w:val="Rubrik"/>
        <w:jc w:val="center"/>
        <w:rPr>
          <w:rFonts w:ascii="Times" w:eastAsia="Times" w:hAnsi="Times" w:cs="Times"/>
          <w:sz w:val="24"/>
          <w:szCs w:val="24"/>
          <w:lang w:val="en-US"/>
        </w:rPr>
      </w:pPr>
    </w:p>
    <w:p w14:paraId="1BB06480" w14:textId="77777777" w:rsidR="00DE5721" w:rsidRDefault="00DE5721" w:rsidP="00DE5721">
      <w:pPr>
        <w:rPr>
          <w:lang w:val="en-US"/>
        </w:rPr>
      </w:pPr>
    </w:p>
    <w:p w14:paraId="590C560B" w14:textId="77777777" w:rsidR="00DE5721" w:rsidRPr="003B7690" w:rsidRDefault="00DE5721" w:rsidP="00DE5721">
      <w:pPr>
        <w:rPr>
          <w:lang w:val="en-US"/>
        </w:rPr>
      </w:pPr>
    </w:p>
    <w:p w14:paraId="494DD224" w14:textId="77777777" w:rsidR="00DE5721" w:rsidRDefault="00DE5721" w:rsidP="00DE5721">
      <w:pPr>
        <w:pStyle w:val="Rubrik"/>
        <w:jc w:val="center"/>
        <w:rPr>
          <w:rFonts w:ascii="Times" w:eastAsia="Times" w:hAnsi="Times" w:cs="Times"/>
          <w:sz w:val="24"/>
          <w:szCs w:val="24"/>
          <w:lang w:val="en-US"/>
        </w:rPr>
      </w:pPr>
    </w:p>
    <w:p w14:paraId="4983895E" w14:textId="77777777" w:rsidR="00DE5721" w:rsidRPr="005015A4" w:rsidRDefault="00DE5721" w:rsidP="00DE5721">
      <w:pPr>
        <w:pStyle w:val="Rubrik"/>
        <w:jc w:val="center"/>
        <w:rPr>
          <w:rFonts w:ascii="Times" w:eastAsia="Times" w:hAnsi="Times" w:cs="Times"/>
          <w:b/>
          <w:bCs/>
          <w:sz w:val="24"/>
          <w:szCs w:val="24"/>
          <w:lang w:val="en-US"/>
        </w:rPr>
      </w:pPr>
      <w:r>
        <w:rPr>
          <w:rFonts w:ascii="Times" w:eastAsia="Times" w:hAnsi="Times" w:cs="Times"/>
          <w:b/>
          <w:bCs/>
          <w:sz w:val="24"/>
          <w:szCs w:val="24"/>
          <w:lang w:val="en-US"/>
        </w:rPr>
        <w:t>Made</w:t>
      </w:r>
      <w:r w:rsidRPr="005015A4">
        <w:rPr>
          <w:rFonts w:ascii="Times" w:eastAsia="Times" w:hAnsi="Times" w:cs="Times"/>
          <w:b/>
          <w:bCs/>
          <w:sz w:val="24"/>
          <w:szCs w:val="24"/>
          <w:lang w:val="en-US"/>
        </w:rPr>
        <w:t xml:space="preserve"> by </w:t>
      </w:r>
    </w:p>
    <w:p w14:paraId="5639B044" w14:textId="00DAF083" w:rsidR="00DE5721" w:rsidRDefault="00CC4762" w:rsidP="00DE5721">
      <w:pPr>
        <w:pStyle w:val="Rubrik"/>
        <w:jc w:val="center"/>
        <w:rPr>
          <w:rFonts w:ascii="Times" w:eastAsia="Times" w:hAnsi="Times" w:cs="Times"/>
          <w:sz w:val="24"/>
          <w:szCs w:val="24"/>
          <w:lang w:val="en-US"/>
        </w:rPr>
      </w:pPr>
      <w:r>
        <w:rPr>
          <w:rFonts w:ascii="Times" w:eastAsia="Times" w:hAnsi="Times" w:cs="Times"/>
          <w:sz w:val="24"/>
          <w:szCs w:val="24"/>
          <w:lang w:val="en-US"/>
        </w:rPr>
        <w:t xml:space="preserve">Giuseppe Amoroso, </w:t>
      </w:r>
      <w:r w:rsidR="0046128B">
        <w:rPr>
          <w:rFonts w:ascii="Times" w:eastAsia="Times" w:hAnsi="Times" w:cs="Times"/>
          <w:sz w:val="24"/>
          <w:szCs w:val="24"/>
          <w:lang w:val="en-US"/>
        </w:rPr>
        <w:t xml:space="preserve">Max Bua, </w:t>
      </w:r>
      <w:proofErr w:type="spellStart"/>
      <w:r w:rsidR="00CE7168">
        <w:rPr>
          <w:rFonts w:ascii="Times" w:eastAsia="Times" w:hAnsi="Times" w:cs="Times"/>
          <w:sz w:val="24"/>
          <w:szCs w:val="24"/>
          <w:lang w:val="en-US"/>
        </w:rPr>
        <w:t>Mattéo</w:t>
      </w:r>
      <w:proofErr w:type="spellEnd"/>
      <w:r w:rsidR="00CE7168">
        <w:rPr>
          <w:rFonts w:ascii="Times" w:eastAsia="Times" w:hAnsi="Times" w:cs="Times"/>
          <w:sz w:val="24"/>
          <w:szCs w:val="24"/>
          <w:lang w:val="en-US"/>
        </w:rPr>
        <w:t xml:space="preserve"> </w:t>
      </w:r>
      <w:proofErr w:type="spellStart"/>
      <w:r w:rsidR="00CE7168">
        <w:rPr>
          <w:rFonts w:ascii="Times" w:eastAsia="Times" w:hAnsi="Times" w:cs="Times"/>
          <w:sz w:val="24"/>
          <w:szCs w:val="24"/>
          <w:lang w:val="en-US"/>
        </w:rPr>
        <w:t>Pheulpin</w:t>
      </w:r>
      <w:proofErr w:type="spellEnd"/>
      <w:r w:rsidR="00804E89">
        <w:rPr>
          <w:rFonts w:ascii="Times" w:eastAsia="Times" w:hAnsi="Times" w:cs="Times"/>
          <w:sz w:val="24"/>
          <w:szCs w:val="24"/>
          <w:lang w:val="en-US"/>
        </w:rPr>
        <w:t xml:space="preserve">, </w:t>
      </w:r>
      <w:r w:rsidR="00DE5721">
        <w:rPr>
          <w:rFonts w:ascii="Times" w:eastAsia="Times" w:hAnsi="Times" w:cs="Times"/>
          <w:sz w:val="24"/>
          <w:szCs w:val="24"/>
          <w:lang w:val="en-US"/>
        </w:rPr>
        <w:t>Joel Sand and Saga Sernekvist</w:t>
      </w:r>
    </w:p>
    <w:p w14:paraId="7E2C07BA" w14:textId="77777777" w:rsidR="00DE5721" w:rsidRDefault="00DE5721" w:rsidP="00DE5721">
      <w:pPr>
        <w:pStyle w:val="Rubrik"/>
        <w:jc w:val="center"/>
        <w:rPr>
          <w:rFonts w:ascii="Times" w:eastAsia="Times" w:hAnsi="Times" w:cs="Times"/>
          <w:sz w:val="24"/>
          <w:szCs w:val="24"/>
          <w:lang w:val="en-US"/>
        </w:rPr>
      </w:pPr>
    </w:p>
    <w:p w14:paraId="7A316167" w14:textId="77777777" w:rsidR="00DE5721" w:rsidRDefault="00DE5721" w:rsidP="00DE5721">
      <w:pPr>
        <w:pStyle w:val="Rubrik"/>
        <w:jc w:val="center"/>
        <w:rPr>
          <w:rFonts w:ascii="Times" w:eastAsia="Times" w:hAnsi="Times" w:cs="Times"/>
          <w:sz w:val="24"/>
          <w:szCs w:val="24"/>
          <w:lang w:val="en-US"/>
        </w:rPr>
      </w:pPr>
    </w:p>
    <w:p w14:paraId="5372AFC4" w14:textId="77777777" w:rsidR="00DE5721" w:rsidRDefault="00DE5721" w:rsidP="00DE5721">
      <w:pPr>
        <w:pStyle w:val="Rubrik"/>
        <w:jc w:val="center"/>
        <w:rPr>
          <w:rFonts w:ascii="Times" w:eastAsia="Times" w:hAnsi="Times" w:cs="Times"/>
          <w:sz w:val="24"/>
          <w:szCs w:val="24"/>
          <w:lang w:val="en-US"/>
        </w:rPr>
      </w:pPr>
    </w:p>
    <w:p w14:paraId="71CDDC13" w14:textId="77777777" w:rsidR="00DE5721" w:rsidRDefault="00DE5721" w:rsidP="00DE5721">
      <w:pPr>
        <w:pStyle w:val="Rubrik"/>
        <w:rPr>
          <w:rFonts w:ascii="Times" w:eastAsia="Times" w:hAnsi="Times" w:cs="Times"/>
          <w:sz w:val="24"/>
          <w:szCs w:val="24"/>
          <w:lang w:val="en-US"/>
        </w:rPr>
      </w:pPr>
    </w:p>
    <w:p w14:paraId="0180B7FF" w14:textId="77777777" w:rsidR="00DE5721" w:rsidRDefault="00DE5721" w:rsidP="00DE5721">
      <w:pPr>
        <w:pStyle w:val="Rubrik"/>
        <w:jc w:val="center"/>
        <w:rPr>
          <w:rFonts w:ascii="Times" w:eastAsia="Times" w:hAnsi="Times" w:cs="Times"/>
          <w:sz w:val="24"/>
          <w:szCs w:val="24"/>
          <w:lang w:val="en-US"/>
        </w:rPr>
      </w:pPr>
    </w:p>
    <w:p w14:paraId="421F651D" w14:textId="77777777" w:rsidR="00DE5721" w:rsidRDefault="00DE5721" w:rsidP="00DE5721">
      <w:pPr>
        <w:pStyle w:val="Rubrik"/>
        <w:jc w:val="center"/>
        <w:rPr>
          <w:rFonts w:ascii="Times" w:eastAsia="Times" w:hAnsi="Times" w:cs="Times"/>
          <w:sz w:val="24"/>
          <w:szCs w:val="24"/>
          <w:lang w:val="en-US"/>
        </w:rPr>
      </w:pPr>
    </w:p>
    <w:p w14:paraId="4976DB35" w14:textId="77777777" w:rsidR="00DE5721" w:rsidRDefault="00DE5721" w:rsidP="00DE5721">
      <w:pPr>
        <w:pStyle w:val="Rubrik"/>
        <w:jc w:val="center"/>
        <w:rPr>
          <w:rFonts w:ascii="Times" w:eastAsia="Times" w:hAnsi="Times" w:cs="Times"/>
          <w:sz w:val="24"/>
          <w:szCs w:val="24"/>
          <w:lang w:val="en-US"/>
        </w:rPr>
      </w:pPr>
    </w:p>
    <w:p w14:paraId="6FC4651B" w14:textId="77777777" w:rsidR="00DE5721" w:rsidRDefault="00DE5721" w:rsidP="00DE5721">
      <w:pPr>
        <w:pStyle w:val="Rubrik"/>
        <w:jc w:val="center"/>
        <w:rPr>
          <w:rFonts w:ascii="Times" w:eastAsia="Times" w:hAnsi="Times" w:cs="Times"/>
          <w:sz w:val="24"/>
          <w:szCs w:val="24"/>
          <w:lang w:val="en-US"/>
        </w:rPr>
      </w:pPr>
    </w:p>
    <w:p w14:paraId="5C67A961" w14:textId="77777777" w:rsidR="00DE5721" w:rsidRDefault="00DE5721" w:rsidP="00DE5721">
      <w:pPr>
        <w:pStyle w:val="Rubrik"/>
        <w:jc w:val="center"/>
        <w:rPr>
          <w:rFonts w:ascii="Times" w:eastAsia="Times" w:hAnsi="Times" w:cs="Times"/>
          <w:sz w:val="24"/>
          <w:szCs w:val="24"/>
          <w:lang w:val="en-US"/>
        </w:rPr>
      </w:pPr>
    </w:p>
    <w:p w14:paraId="0FD9CFB9" w14:textId="77777777" w:rsidR="00DE5721" w:rsidRPr="005015A4" w:rsidRDefault="00DE5721" w:rsidP="00DE5721">
      <w:pPr>
        <w:pStyle w:val="Rubrik"/>
        <w:jc w:val="center"/>
        <w:rPr>
          <w:rFonts w:ascii="Times" w:eastAsia="Times" w:hAnsi="Times" w:cs="Times"/>
          <w:b/>
          <w:bCs/>
          <w:sz w:val="24"/>
          <w:szCs w:val="24"/>
          <w:lang w:val="en-US"/>
        </w:rPr>
      </w:pPr>
      <w:r w:rsidRPr="005015A4">
        <w:rPr>
          <w:rFonts w:ascii="Times" w:eastAsia="Times" w:hAnsi="Times" w:cs="Times"/>
          <w:b/>
          <w:bCs/>
          <w:sz w:val="24"/>
          <w:szCs w:val="24"/>
          <w:lang w:val="en-US"/>
        </w:rPr>
        <w:t>As part of the course</w:t>
      </w:r>
    </w:p>
    <w:p w14:paraId="3202ABBF" w14:textId="29DF4FF1" w:rsidR="00DE5721" w:rsidRPr="005015A4" w:rsidRDefault="00DE5721" w:rsidP="00DE5721">
      <w:pPr>
        <w:pStyle w:val="Rubrik"/>
        <w:jc w:val="center"/>
        <w:rPr>
          <w:rFonts w:ascii="Times" w:eastAsia="Times" w:hAnsi="Times" w:cs="Times"/>
          <w:sz w:val="22"/>
          <w:szCs w:val="22"/>
          <w:lang w:val="en-US"/>
        </w:rPr>
      </w:pPr>
      <w:r w:rsidRPr="005015A4">
        <w:rPr>
          <w:rFonts w:ascii="Times" w:eastAsia="Times" w:hAnsi="Times" w:cs="Times"/>
          <w:sz w:val="22"/>
          <w:szCs w:val="22"/>
          <w:lang w:val="en-US"/>
        </w:rPr>
        <w:t>M9 - Energy management in Buildings</w:t>
      </w:r>
    </w:p>
    <w:p w14:paraId="729E6E0A" w14:textId="0271A04B" w:rsidR="00122264" w:rsidRPr="00AD7749" w:rsidRDefault="00DE5721" w:rsidP="00AD7749">
      <w:pPr>
        <w:pStyle w:val="Rubrik"/>
        <w:jc w:val="center"/>
        <w:rPr>
          <w:rFonts w:ascii="Times" w:eastAsia="Times" w:hAnsi="Times" w:cs="Times"/>
          <w:sz w:val="22"/>
          <w:szCs w:val="22"/>
        </w:rPr>
      </w:pPr>
      <w:r w:rsidRPr="005015A4">
        <w:rPr>
          <w:rFonts w:ascii="Times" w:eastAsia="Times" w:hAnsi="Times" w:cs="Times"/>
          <w:sz w:val="22"/>
          <w:szCs w:val="22"/>
        </w:rPr>
        <w:t>202</w:t>
      </w:r>
      <w:r>
        <w:rPr>
          <w:rFonts w:ascii="Times" w:eastAsia="Times" w:hAnsi="Times" w:cs="Times"/>
          <w:sz w:val="22"/>
          <w:szCs w:val="22"/>
        </w:rPr>
        <w:t>5</w:t>
      </w:r>
      <w:r w:rsidRPr="005015A4">
        <w:rPr>
          <w:rFonts w:ascii="Times" w:eastAsia="Times" w:hAnsi="Times" w:cs="Times"/>
          <w:sz w:val="22"/>
          <w:szCs w:val="22"/>
        </w:rPr>
        <w:t>-04-</w:t>
      </w:r>
      <w:r>
        <w:rPr>
          <w:rFonts w:ascii="Times" w:eastAsia="Times" w:hAnsi="Times" w:cs="Times"/>
          <w:sz w:val="22"/>
          <w:szCs w:val="22"/>
        </w:rPr>
        <w:t>1</w:t>
      </w:r>
      <w:r w:rsidR="006E51D1">
        <w:rPr>
          <w:rFonts w:ascii="Times" w:eastAsia="Times" w:hAnsi="Times" w:cs="Times"/>
          <w:sz w:val="22"/>
          <w:szCs w:val="22"/>
        </w:rPr>
        <w:t>4</w:t>
      </w:r>
    </w:p>
    <w:p w14:paraId="797D8A8E" w14:textId="5F60B9C3" w:rsidR="00122264" w:rsidRPr="006E51D1" w:rsidRDefault="50324901" w:rsidP="00B57E7D">
      <w:pPr>
        <w:pStyle w:val="Rubrik1"/>
        <w:rPr>
          <w:rFonts w:ascii="Times" w:hAnsi="Times"/>
          <w:lang w:val="en-US"/>
        </w:rPr>
      </w:pPr>
      <w:r w:rsidRPr="006E51D1">
        <w:rPr>
          <w:rFonts w:ascii="Times" w:eastAsia="Times" w:hAnsi="Times"/>
          <w:lang w:val="en-US"/>
        </w:rPr>
        <w:lastRenderedPageBreak/>
        <w:t>Introduction</w:t>
      </w:r>
    </w:p>
    <w:p w14:paraId="529C45DD" w14:textId="07BED54F" w:rsidR="00122264" w:rsidRPr="006E51D1" w:rsidRDefault="50324901" w:rsidP="66D697AC">
      <w:pPr>
        <w:shd w:val="clear" w:color="auto" w:fill="FFFFFF" w:themeFill="background1"/>
        <w:spacing w:after="98"/>
        <w:rPr>
          <w:rFonts w:ascii="Times" w:eastAsia="Times" w:hAnsi="Times" w:cs="Times"/>
          <w:lang w:val="en-US"/>
        </w:rPr>
      </w:pPr>
      <w:r w:rsidRPr="006E51D1">
        <w:rPr>
          <w:rFonts w:ascii="Times" w:eastAsia="Times" w:hAnsi="Times" w:cs="Times"/>
          <w:lang w:val="en-US"/>
        </w:rPr>
        <w:t xml:space="preserve">The goal of the </w:t>
      </w:r>
      <w:r w:rsidR="00934CB5" w:rsidRPr="006E51D1">
        <w:rPr>
          <w:rFonts w:ascii="Times" w:eastAsia="Times" w:hAnsi="Times" w:cs="Times"/>
          <w:lang w:val="en-US"/>
        </w:rPr>
        <w:t xml:space="preserve">project </w:t>
      </w:r>
      <w:r w:rsidRPr="006E51D1">
        <w:rPr>
          <w:rFonts w:ascii="Times" w:eastAsia="Times" w:hAnsi="Times" w:cs="Times"/>
          <w:lang w:val="en-US"/>
        </w:rPr>
        <w:t xml:space="preserve">is to make a model of a simple building and examine its thermal properties and </w:t>
      </w:r>
      <w:proofErr w:type="spellStart"/>
      <w:r w:rsidRPr="006E51D1">
        <w:rPr>
          <w:rFonts w:ascii="Times" w:eastAsia="Times" w:hAnsi="Times" w:cs="Times"/>
          <w:lang w:val="en-US"/>
        </w:rPr>
        <w:t>behaviour</w:t>
      </w:r>
      <w:proofErr w:type="spellEnd"/>
      <w:r w:rsidRPr="006E51D1">
        <w:rPr>
          <w:rFonts w:ascii="Times" w:eastAsia="Times" w:hAnsi="Times" w:cs="Times"/>
          <w:lang w:val="en-US"/>
        </w:rPr>
        <w:t>.</w:t>
      </w:r>
      <w:r w:rsidR="00DE2B02" w:rsidRPr="006E51D1">
        <w:rPr>
          <w:rFonts w:ascii="Times" w:eastAsia="Times" w:hAnsi="Times" w:cs="Times"/>
          <w:lang w:val="en-US"/>
        </w:rPr>
        <w:t xml:space="preserve"> </w:t>
      </w:r>
    </w:p>
    <w:p w14:paraId="5DB60AE8" w14:textId="3E3AE97C" w:rsidR="00F470A1" w:rsidRPr="006E51D1" w:rsidRDefault="00F470A1" w:rsidP="66D697AC">
      <w:pPr>
        <w:shd w:val="clear" w:color="auto" w:fill="FFFFFF" w:themeFill="background1"/>
        <w:spacing w:after="98"/>
        <w:rPr>
          <w:rFonts w:ascii="Times" w:eastAsia="Times" w:hAnsi="Times" w:cs="Times"/>
          <w:lang w:val="en-US"/>
        </w:rPr>
      </w:pPr>
      <w:r w:rsidRPr="006E51D1">
        <w:rPr>
          <w:rFonts w:ascii="Times" w:eastAsia="Times" w:hAnsi="Times" w:cs="Times"/>
          <w:lang w:val="en-US"/>
        </w:rPr>
        <w:t xml:space="preserve">By describing the buildings properties </w:t>
      </w:r>
    </w:p>
    <w:p w14:paraId="7A1B08E3" w14:textId="3E858184" w:rsidR="00AD7749" w:rsidRPr="006E51D1" w:rsidRDefault="00EF696D" w:rsidP="66D697AC">
      <w:pPr>
        <w:shd w:val="clear" w:color="auto" w:fill="FFFFFF" w:themeFill="background1"/>
        <w:spacing w:after="98"/>
        <w:rPr>
          <w:rFonts w:ascii="Times" w:hAnsi="Times"/>
          <w:lang w:val="en-US"/>
        </w:rPr>
      </w:pPr>
      <w:r w:rsidRPr="00EF696D">
        <w:rPr>
          <w:rFonts w:ascii="Times" w:hAnsi="Times"/>
          <w:highlight w:val="yellow"/>
          <w:lang w:val="en-US"/>
        </w:rPr>
        <w:t>Not finished</w:t>
      </w:r>
    </w:p>
    <w:p w14:paraId="49199EE9" w14:textId="3163D337" w:rsidR="00122264" w:rsidRPr="006E51D1" w:rsidRDefault="50324901" w:rsidP="003801A5">
      <w:pPr>
        <w:pStyle w:val="Rubrik1"/>
        <w:rPr>
          <w:rFonts w:ascii="Times" w:hAnsi="Times"/>
          <w:lang w:val="en-US"/>
        </w:rPr>
      </w:pPr>
      <w:r w:rsidRPr="006E51D1">
        <w:rPr>
          <w:rFonts w:ascii="Times" w:eastAsia="Times" w:hAnsi="Times"/>
          <w:lang w:val="en-US"/>
        </w:rPr>
        <w:t xml:space="preserve">Description of </w:t>
      </w:r>
      <w:r w:rsidR="003801A5" w:rsidRPr="006E51D1">
        <w:rPr>
          <w:rFonts w:ascii="Times" w:eastAsia="Times" w:hAnsi="Times"/>
          <w:lang w:val="en-US"/>
        </w:rPr>
        <w:t xml:space="preserve">the </w:t>
      </w:r>
      <w:r w:rsidRPr="006E51D1">
        <w:rPr>
          <w:rFonts w:ascii="Times" w:eastAsia="Times" w:hAnsi="Times"/>
          <w:lang w:val="en-US"/>
        </w:rPr>
        <w:t>building</w:t>
      </w:r>
    </w:p>
    <w:p w14:paraId="2C723C93" w14:textId="7B6575C8" w:rsidR="00122264" w:rsidRPr="00B57E7D" w:rsidRDefault="50324901" w:rsidP="66D697AC">
      <w:pPr>
        <w:shd w:val="clear" w:color="auto" w:fill="FFFFFF" w:themeFill="background1"/>
        <w:spacing w:after="98"/>
        <w:rPr>
          <w:lang w:val="en-US"/>
        </w:rPr>
      </w:pPr>
      <w:r w:rsidRPr="00B57E7D">
        <w:rPr>
          <w:rFonts w:ascii="Times" w:eastAsia="Times" w:hAnsi="Times" w:cs="Times"/>
          <w:lang w:val="en-US"/>
        </w:rPr>
        <w:t xml:space="preserve">The chosen building is a studio apartment with one main living room and a bathroom. The building </w:t>
      </w:r>
      <w:proofErr w:type="gramStart"/>
      <w:r w:rsidRPr="00B57E7D">
        <w:rPr>
          <w:rFonts w:ascii="Times" w:eastAsia="Times" w:hAnsi="Times" w:cs="Times"/>
          <w:lang w:val="en-US"/>
        </w:rPr>
        <w:t>is located in</w:t>
      </w:r>
      <w:proofErr w:type="gramEnd"/>
      <w:r w:rsidRPr="00B57E7D">
        <w:rPr>
          <w:rFonts w:ascii="Times" w:eastAsia="Times" w:hAnsi="Times" w:cs="Times"/>
          <w:lang w:val="en-US"/>
        </w:rPr>
        <w:t xml:space="preserve"> France with the glazed wall facing south.</w:t>
      </w:r>
      <w:r w:rsidR="00AA5D92">
        <w:rPr>
          <w:rFonts w:ascii="Times" w:eastAsia="Times" w:hAnsi="Times" w:cs="Times"/>
          <w:lang w:val="en-US"/>
        </w:rPr>
        <w:t xml:space="preserve"> The exterior walls are made up of 20cm concrete with an inner layer of 10cm </w:t>
      </w:r>
      <w:r w:rsidR="00D8448C">
        <w:rPr>
          <w:rFonts w:ascii="Times" w:eastAsia="Times" w:hAnsi="Times" w:cs="Times"/>
          <w:lang w:val="en-US"/>
        </w:rPr>
        <w:t xml:space="preserve">insulation. The inner walls are made entirely of concrete with a thickness of 7,5cm. </w:t>
      </w:r>
      <w:r w:rsidR="007467DC">
        <w:rPr>
          <w:rFonts w:ascii="Times" w:eastAsia="Times" w:hAnsi="Times" w:cs="Times"/>
          <w:lang w:val="en-US"/>
        </w:rPr>
        <w:t xml:space="preserve">When choosing the values for the windows a normal 2-glass window was considered, with a thickness of </w:t>
      </w:r>
      <w:r w:rsidR="00D35555">
        <w:rPr>
          <w:rFonts w:ascii="Times" w:eastAsia="Times" w:hAnsi="Times" w:cs="Times"/>
          <w:lang w:val="en-US"/>
        </w:rPr>
        <w:t xml:space="preserve">2,4cm. </w:t>
      </w:r>
      <w:r w:rsidR="00503571">
        <w:rPr>
          <w:rFonts w:ascii="Times" w:eastAsia="Times" w:hAnsi="Times" w:cs="Times"/>
          <w:lang w:val="en-US"/>
        </w:rPr>
        <w:t xml:space="preserve">As illustrated in the building there is a door, </w:t>
      </w:r>
      <w:r w:rsidR="008052F6">
        <w:rPr>
          <w:rFonts w:ascii="Times" w:eastAsia="Times" w:hAnsi="Times" w:cs="Times"/>
          <w:lang w:val="en-US"/>
        </w:rPr>
        <w:t xml:space="preserve">which is </w:t>
      </w:r>
      <w:proofErr w:type="gramStart"/>
      <w:r w:rsidR="008052F6">
        <w:rPr>
          <w:rFonts w:ascii="Times" w:eastAsia="Times" w:hAnsi="Times" w:cs="Times"/>
          <w:lang w:val="en-US"/>
        </w:rPr>
        <w:t>made out of</w:t>
      </w:r>
      <w:proofErr w:type="gramEnd"/>
      <w:r w:rsidR="008052F6">
        <w:rPr>
          <w:rFonts w:ascii="Times" w:eastAsia="Times" w:hAnsi="Times" w:cs="Times"/>
          <w:lang w:val="en-US"/>
        </w:rPr>
        <w:t xml:space="preserve"> wood with a thickness of 5cm. </w:t>
      </w:r>
    </w:p>
    <w:p w14:paraId="2071408C" w14:textId="77777777" w:rsidR="006E51D1" w:rsidRDefault="50324901" w:rsidP="006E51D1">
      <w:pPr>
        <w:keepNext/>
        <w:shd w:val="clear" w:color="auto" w:fill="FFFFFF" w:themeFill="background1"/>
        <w:spacing w:after="98"/>
      </w:pPr>
      <w:r w:rsidRPr="00B57E7D">
        <w:rPr>
          <w:noProof/>
        </w:rPr>
        <w:drawing>
          <wp:inline distT="0" distB="0" distL="0" distR="0" wp14:anchorId="370CD971" wp14:editId="5C9D0CD5">
            <wp:extent cx="5724524" cy="4333875"/>
            <wp:effectExtent l="0" t="0" r="0" b="0"/>
            <wp:docPr id="316083435" name="Bildobjekt 31608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4333875"/>
                    </a:xfrm>
                    <a:prstGeom prst="rect">
                      <a:avLst/>
                    </a:prstGeom>
                  </pic:spPr>
                </pic:pic>
              </a:graphicData>
            </a:graphic>
          </wp:inline>
        </w:drawing>
      </w:r>
    </w:p>
    <w:p w14:paraId="0A193D75" w14:textId="21BFA926" w:rsidR="00122264" w:rsidRDefault="006E51D1" w:rsidP="006E51D1">
      <w:pPr>
        <w:pStyle w:val="Beskrivning"/>
      </w:pPr>
      <w:proofErr w:type="spellStart"/>
      <w:r>
        <w:t>Figure</w:t>
      </w:r>
      <w:proofErr w:type="spellEnd"/>
      <w:r>
        <w:t xml:space="preserve"> </w:t>
      </w:r>
      <w:r>
        <w:fldChar w:fldCharType="begin"/>
      </w:r>
      <w:r>
        <w:instrText xml:space="preserve"> SEQ Figure \* ARABIC </w:instrText>
      </w:r>
      <w:r>
        <w:fldChar w:fldCharType="separate"/>
      </w:r>
      <w:r w:rsidR="00BB23BD">
        <w:rPr>
          <w:noProof/>
        </w:rPr>
        <w:t>1</w:t>
      </w:r>
      <w:r>
        <w:fldChar w:fldCharType="end"/>
      </w:r>
      <w:r>
        <w:t xml:space="preserve">: </w:t>
      </w:r>
      <w:proofErr w:type="spellStart"/>
      <w:r>
        <w:t>Floorsketch</w:t>
      </w:r>
      <w:proofErr w:type="spellEnd"/>
      <w:r>
        <w:t xml:space="preserve"> chosen </w:t>
      </w:r>
      <w:proofErr w:type="spellStart"/>
      <w:r>
        <w:t>building</w:t>
      </w:r>
      <w:proofErr w:type="spellEnd"/>
    </w:p>
    <w:p w14:paraId="2CE60199" w14:textId="30D22099" w:rsidR="00122264" w:rsidRPr="00E05BD1" w:rsidRDefault="50324901" w:rsidP="7467379C">
      <w:pPr>
        <w:shd w:val="clear" w:color="auto" w:fill="FFFFFF" w:themeFill="background1"/>
        <w:spacing w:after="195"/>
        <w:rPr>
          <w:rFonts w:ascii="Cambria Math" w:eastAsia="Cambria Math" w:hAnsi="Cambria Math" w:cs="Cambria Math"/>
          <w:i/>
          <w:iCs/>
          <w:lang w:val="en-US"/>
        </w:rPr>
      </w:pPr>
      <w:proofErr w:type="gramStart"/>
      <w:r w:rsidRPr="00B57E7D">
        <w:rPr>
          <w:rFonts w:ascii="Times" w:eastAsia="Times" w:hAnsi="Times" w:cs="Times"/>
          <w:lang w:val="en-US"/>
        </w:rPr>
        <w:t>Furthermore</w:t>
      </w:r>
      <w:proofErr w:type="gramEnd"/>
      <w:r w:rsidRPr="00B57E7D">
        <w:rPr>
          <w:rFonts w:ascii="Times" w:eastAsia="Times" w:hAnsi="Times" w:cs="Times"/>
          <w:lang w:val="en-US"/>
        </w:rPr>
        <w:t xml:space="preserve"> the entire building has been divided into two zones. As seen in the following table, the first zone is the living room/kitchen area w</w:t>
      </w:r>
      <w:r w:rsidR="00E05BD1">
        <w:rPr>
          <w:rFonts w:ascii="Times" w:eastAsia="Times" w:hAnsi="Times" w:cs="Times"/>
          <w:lang w:val="en-US"/>
        </w:rPr>
        <w:t>ith</w:t>
      </w:r>
      <w:r w:rsidRPr="00B57E7D">
        <w:rPr>
          <w:rFonts w:ascii="Times" w:eastAsia="Times" w:hAnsi="Times" w:cs="Times"/>
          <w:lang w:val="en-US"/>
        </w:rPr>
        <w:t xml:space="preserve"> the other zone </w:t>
      </w:r>
      <w:r w:rsidR="00E05BD1">
        <w:rPr>
          <w:rFonts w:ascii="Times" w:eastAsia="Times" w:hAnsi="Times" w:cs="Times"/>
          <w:lang w:val="en-US"/>
        </w:rPr>
        <w:t>being the</w:t>
      </w:r>
      <w:r w:rsidRPr="00B57E7D">
        <w:rPr>
          <w:rFonts w:ascii="Times" w:eastAsia="Times" w:hAnsi="Times" w:cs="Times"/>
          <w:lang w:val="en-US"/>
        </w:rPr>
        <w:t xml:space="preserve"> bathroom. </w:t>
      </w:r>
    </w:p>
    <w:tbl>
      <w:tblPr>
        <w:tblStyle w:val="Tabellrutnt"/>
        <w:tblW w:w="0" w:type="auto"/>
        <w:tblLook w:val="04A0" w:firstRow="1" w:lastRow="0" w:firstColumn="1" w:lastColumn="0" w:noHBand="0" w:noVBand="1"/>
      </w:tblPr>
      <w:tblGrid>
        <w:gridCol w:w="3539"/>
        <w:gridCol w:w="1701"/>
      </w:tblGrid>
      <w:tr w:rsidR="00CD04CB" w14:paraId="149FBB0A" w14:textId="77777777" w:rsidTr="00B955E9">
        <w:tc>
          <w:tcPr>
            <w:tcW w:w="3539" w:type="dxa"/>
          </w:tcPr>
          <w:p w14:paraId="326A7F4F" w14:textId="32393E65" w:rsidR="00CD04CB" w:rsidRDefault="00CD04CB" w:rsidP="7467379C">
            <w:pPr>
              <w:spacing w:after="195"/>
              <w:rPr>
                <w:rFonts w:ascii="Cambria Math" w:eastAsia="Cambria Math" w:hAnsi="Cambria Math" w:cs="Cambria Math"/>
                <w:i/>
                <w:iCs/>
              </w:rPr>
            </w:pPr>
            <w:r>
              <w:rPr>
                <w:rFonts w:ascii="Cambria Math" w:eastAsia="Cambria Math" w:hAnsi="Cambria Math" w:cs="Cambria Math"/>
                <w:i/>
                <w:iCs/>
              </w:rPr>
              <w:t xml:space="preserve">Area </w:t>
            </w:r>
          </w:p>
        </w:tc>
        <w:tc>
          <w:tcPr>
            <w:tcW w:w="1701" w:type="dxa"/>
          </w:tcPr>
          <w:p w14:paraId="3AA2DA5B" w14:textId="02CA6E90" w:rsidR="00CD04CB" w:rsidRDefault="002F07B5" w:rsidP="7467379C">
            <w:pPr>
              <w:spacing w:after="195"/>
              <w:rPr>
                <w:rFonts w:ascii="Cambria Math" w:eastAsia="Cambria Math" w:hAnsi="Cambria Math" w:cs="Cambria Math"/>
                <w:i/>
                <w:iCs/>
              </w:rPr>
            </w:pPr>
            <w:r>
              <w:rPr>
                <w:rFonts w:ascii="Cambria Math" w:eastAsia="Cambria Math" w:hAnsi="Cambria Math" w:cs="Cambria Math"/>
                <w:i/>
                <w:iCs/>
              </w:rPr>
              <w:t>Surface</w:t>
            </w:r>
            <w:r w:rsidR="00B955E9">
              <w:rPr>
                <w:rFonts w:ascii="Cambria Math" w:eastAsia="Cambria Math" w:hAnsi="Cambria Math" w:cs="Cambria Math"/>
                <w:i/>
                <w:iCs/>
              </w:rPr>
              <w:t xml:space="preserve"> [</w:t>
            </w:r>
            <m:oMath>
              <m:sSup>
                <m:sSupPr>
                  <m:ctrlPr>
                    <w:rPr>
                      <w:rFonts w:ascii="Cambria Math" w:eastAsia="Cambria Math" w:hAnsi="Cambria Math" w:cs="Cambria Math"/>
                      <w:i/>
                      <w:iCs/>
                    </w:rPr>
                  </m:ctrlPr>
                </m:sSupPr>
                <m:e>
                  <m:r>
                    <w:rPr>
                      <w:rFonts w:ascii="Cambria Math" w:eastAsia="Cambria Math" w:hAnsi="Cambria Math" w:cs="Cambria Math"/>
                    </w:rPr>
                    <m:t>m</m:t>
                  </m:r>
                </m:e>
                <m:sup>
                  <m:r>
                    <w:rPr>
                      <w:rFonts w:ascii="Cambria Math" w:eastAsia="Cambria Math" w:hAnsi="Cambria Math" w:cs="Cambria Math"/>
                    </w:rPr>
                    <m:t>2</m:t>
                  </m:r>
                </m:sup>
              </m:sSup>
              <m:r>
                <w:rPr>
                  <w:rFonts w:ascii="Cambria Math" w:eastAsia="Cambria Math" w:hAnsi="Cambria Math" w:cs="Cambria Math"/>
                </w:rPr>
                <m:t>]</m:t>
              </m:r>
            </m:oMath>
          </w:p>
        </w:tc>
      </w:tr>
      <w:tr w:rsidR="00CD04CB" w:rsidRPr="006E51D1" w14:paraId="03CC16F2" w14:textId="77777777" w:rsidTr="00B955E9">
        <w:tc>
          <w:tcPr>
            <w:tcW w:w="3539" w:type="dxa"/>
          </w:tcPr>
          <w:p w14:paraId="4ED72A46" w14:textId="4612B73C" w:rsidR="00CD04CB" w:rsidRPr="006E51D1" w:rsidRDefault="002F07B5" w:rsidP="7467379C">
            <w:pPr>
              <w:spacing w:after="195"/>
              <w:rPr>
                <w:rFonts w:ascii="Times" w:eastAsia="Cambria Math" w:hAnsi="Times" w:cs="Cambria Math"/>
                <w:i/>
                <w:iCs/>
              </w:rPr>
            </w:pPr>
            <w:proofErr w:type="spellStart"/>
            <w:r w:rsidRPr="006E51D1">
              <w:rPr>
                <w:rFonts w:ascii="Times" w:eastAsia="Cambria Math" w:hAnsi="Times" w:cs="Cambria Math"/>
                <w:i/>
                <w:iCs/>
              </w:rPr>
              <w:lastRenderedPageBreak/>
              <w:t>Zone</w:t>
            </w:r>
            <w:proofErr w:type="spellEnd"/>
            <w:r w:rsidRPr="006E51D1">
              <w:rPr>
                <w:rFonts w:ascii="Times" w:eastAsia="Cambria Math" w:hAnsi="Times" w:cs="Cambria Math"/>
                <w:i/>
                <w:iCs/>
              </w:rPr>
              <w:t xml:space="preserve"> 1 (</w:t>
            </w:r>
            <w:proofErr w:type="spellStart"/>
            <w:r w:rsidRPr="006E51D1">
              <w:rPr>
                <w:rFonts w:ascii="Times" w:eastAsia="Cambria Math" w:hAnsi="Times" w:cs="Cambria Math"/>
                <w:i/>
                <w:iCs/>
              </w:rPr>
              <w:t>Living</w:t>
            </w:r>
            <w:proofErr w:type="spellEnd"/>
            <w:r w:rsidRPr="006E51D1">
              <w:rPr>
                <w:rFonts w:ascii="Times" w:eastAsia="Cambria Math" w:hAnsi="Times" w:cs="Cambria Math"/>
                <w:i/>
                <w:iCs/>
              </w:rPr>
              <w:t xml:space="preserve"> </w:t>
            </w:r>
            <w:proofErr w:type="spellStart"/>
            <w:r w:rsidRPr="006E51D1">
              <w:rPr>
                <w:rFonts w:ascii="Times" w:eastAsia="Cambria Math" w:hAnsi="Times" w:cs="Cambria Math"/>
                <w:i/>
                <w:iCs/>
              </w:rPr>
              <w:t>room</w:t>
            </w:r>
            <w:proofErr w:type="spellEnd"/>
            <w:r w:rsidRPr="006E51D1">
              <w:rPr>
                <w:rFonts w:ascii="Times" w:eastAsia="Cambria Math" w:hAnsi="Times" w:cs="Cambria Math"/>
                <w:i/>
                <w:iCs/>
              </w:rPr>
              <w:t>/</w:t>
            </w:r>
            <w:proofErr w:type="spellStart"/>
            <w:r w:rsidRPr="006E51D1">
              <w:rPr>
                <w:rFonts w:ascii="Times" w:eastAsia="Cambria Math" w:hAnsi="Times" w:cs="Cambria Math"/>
                <w:i/>
                <w:iCs/>
              </w:rPr>
              <w:t>kitchen</w:t>
            </w:r>
            <w:proofErr w:type="spellEnd"/>
            <w:r w:rsidRPr="006E51D1">
              <w:rPr>
                <w:rFonts w:ascii="Times" w:eastAsia="Cambria Math" w:hAnsi="Times" w:cs="Cambria Math"/>
                <w:i/>
                <w:iCs/>
              </w:rPr>
              <w:t>)</w:t>
            </w:r>
          </w:p>
        </w:tc>
        <w:tc>
          <w:tcPr>
            <w:tcW w:w="1701" w:type="dxa"/>
          </w:tcPr>
          <w:p w14:paraId="2F7DAFC0" w14:textId="48449F49" w:rsidR="00CD04CB" w:rsidRPr="006E51D1" w:rsidRDefault="00B57E7D" w:rsidP="7467379C">
            <w:pPr>
              <w:spacing w:after="195"/>
              <w:rPr>
                <w:rFonts w:ascii="Times" w:eastAsia="Cambria Math" w:hAnsi="Times" w:cs="Cambria Math"/>
                <w:i/>
                <w:iCs/>
              </w:rPr>
            </w:pPr>
            <w:r w:rsidRPr="006E51D1">
              <w:rPr>
                <w:rFonts w:ascii="Times" w:eastAsia="Cambria Math" w:hAnsi="Times" w:cs="Cambria Math"/>
                <w:i/>
                <w:iCs/>
              </w:rPr>
              <w:t>25</w:t>
            </w:r>
          </w:p>
        </w:tc>
      </w:tr>
      <w:tr w:rsidR="00CD04CB" w:rsidRPr="006E51D1" w14:paraId="762595BA" w14:textId="77777777" w:rsidTr="00B955E9">
        <w:tc>
          <w:tcPr>
            <w:tcW w:w="3539" w:type="dxa"/>
          </w:tcPr>
          <w:p w14:paraId="4798EC40" w14:textId="58D4E91D" w:rsidR="00CD04CB" w:rsidRPr="006E51D1" w:rsidRDefault="002F07B5" w:rsidP="7467379C">
            <w:pPr>
              <w:spacing w:after="195"/>
              <w:rPr>
                <w:rFonts w:ascii="Times" w:eastAsia="Cambria Math" w:hAnsi="Times" w:cs="Cambria Math"/>
                <w:i/>
                <w:iCs/>
              </w:rPr>
            </w:pPr>
            <w:proofErr w:type="spellStart"/>
            <w:r w:rsidRPr="006E51D1">
              <w:rPr>
                <w:rFonts w:ascii="Times" w:eastAsia="Cambria Math" w:hAnsi="Times" w:cs="Cambria Math"/>
                <w:i/>
                <w:iCs/>
              </w:rPr>
              <w:t>Zone</w:t>
            </w:r>
            <w:proofErr w:type="spellEnd"/>
            <w:r w:rsidRPr="006E51D1">
              <w:rPr>
                <w:rFonts w:ascii="Times" w:eastAsia="Cambria Math" w:hAnsi="Times" w:cs="Cambria Math"/>
                <w:i/>
                <w:iCs/>
              </w:rPr>
              <w:t xml:space="preserve"> 2 (</w:t>
            </w:r>
            <w:proofErr w:type="spellStart"/>
            <w:r w:rsidRPr="006E51D1">
              <w:rPr>
                <w:rFonts w:ascii="Times" w:eastAsia="Cambria Math" w:hAnsi="Times" w:cs="Cambria Math"/>
                <w:i/>
                <w:iCs/>
              </w:rPr>
              <w:t>Bathroom</w:t>
            </w:r>
            <w:proofErr w:type="spellEnd"/>
            <w:r w:rsidRPr="006E51D1">
              <w:rPr>
                <w:rFonts w:ascii="Times" w:eastAsia="Cambria Math" w:hAnsi="Times" w:cs="Cambria Math"/>
                <w:i/>
                <w:iCs/>
              </w:rPr>
              <w:t xml:space="preserve"> </w:t>
            </w:r>
          </w:p>
        </w:tc>
        <w:tc>
          <w:tcPr>
            <w:tcW w:w="1701" w:type="dxa"/>
          </w:tcPr>
          <w:p w14:paraId="50AC1EC7" w14:textId="01F93FDE" w:rsidR="00CD04CB" w:rsidRPr="006E51D1" w:rsidRDefault="00B57E7D" w:rsidP="006E51D1">
            <w:pPr>
              <w:keepNext/>
              <w:spacing w:after="195"/>
              <w:rPr>
                <w:rFonts w:ascii="Times" w:eastAsia="Cambria Math" w:hAnsi="Times" w:cs="Cambria Math"/>
                <w:i/>
                <w:iCs/>
              </w:rPr>
            </w:pPr>
            <w:r w:rsidRPr="006E51D1">
              <w:rPr>
                <w:rFonts w:ascii="Times" w:eastAsia="Cambria Math" w:hAnsi="Times" w:cs="Cambria Math"/>
                <w:i/>
                <w:iCs/>
              </w:rPr>
              <w:t>10</w:t>
            </w:r>
          </w:p>
        </w:tc>
      </w:tr>
    </w:tbl>
    <w:p w14:paraId="32B27927" w14:textId="4DCF5EC4" w:rsidR="006E51D1" w:rsidRPr="006E51D1" w:rsidRDefault="006E51D1">
      <w:pPr>
        <w:pStyle w:val="Beskrivning"/>
        <w:rPr>
          <w:rFonts w:ascii="Times" w:hAnsi="Times"/>
        </w:rPr>
      </w:pPr>
      <w:r w:rsidRPr="006E51D1">
        <w:rPr>
          <w:rFonts w:ascii="Times" w:hAnsi="Times"/>
        </w:rPr>
        <w:t xml:space="preserve">Table </w:t>
      </w:r>
      <w:r w:rsidRPr="006E51D1">
        <w:rPr>
          <w:rFonts w:ascii="Times" w:hAnsi="Times"/>
        </w:rPr>
        <w:fldChar w:fldCharType="begin"/>
      </w:r>
      <w:r w:rsidRPr="006E51D1">
        <w:rPr>
          <w:rFonts w:ascii="Times" w:hAnsi="Times"/>
        </w:rPr>
        <w:instrText xml:space="preserve"> SEQ Table \* ARABIC </w:instrText>
      </w:r>
      <w:r w:rsidRPr="006E51D1">
        <w:rPr>
          <w:rFonts w:ascii="Times" w:hAnsi="Times"/>
        </w:rPr>
        <w:fldChar w:fldCharType="separate"/>
      </w:r>
      <w:r w:rsidRPr="006E51D1">
        <w:rPr>
          <w:rFonts w:ascii="Times" w:hAnsi="Times"/>
          <w:noProof/>
        </w:rPr>
        <w:t>1</w:t>
      </w:r>
      <w:r w:rsidRPr="006E51D1">
        <w:rPr>
          <w:rFonts w:ascii="Times" w:hAnsi="Times"/>
        </w:rPr>
        <w:fldChar w:fldCharType="end"/>
      </w:r>
      <w:r w:rsidRPr="006E51D1">
        <w:rPr>
          <w:rFonts w:ascii="Times" w:hAnsi="Times"/>
        </w:rPr>
        <w:t xml:space="preserve">: Area chosen </w:t>
      </w:r>
      <w:proofErr w:type="spellStart"/>
      <w:r w:rsidRPr="006E51D1">
        <w:rPr>
          <w:rFonts w:ascii="Times" w:hAnsi="Times"/>
        </w:rPr>
        <w:t>building</w:t>
      </w:r>
      <w:proofErr w:type="spellEnd"/>
    </w:p>
    <w:p w14:paraId="0A3AE1F1" w14:textId="4E00E739" w:rsidR="00A162BB" w:rsidRPr="006E51D1" w:rsidRDefault="002B3AB1" w:rsidP="7467379C">
      <w:pPr>
        <w:shd w:val="clear" w:color="auto" w:fill="FFFFFF" w:themeFill="background1"/>
        <w:spacing w:after="195"/>
        <w:rPr>
          <w:rFonts w:ascii="Times" w:eastAsia="Cambria Math" w:hAnsi="Times" w:cs="Cambria Math"/>
          <w:i/>
          <w:iCs/>
          <w:lang w:val="en-US"/>
        </w:rPr>
      </w:pPr>
      <w:r w:rsidRPr="006E51D1">
        <w:rPr>
          <w:rFonts w:ascii="Times" w:eastAsia="Times" w:hAnsi="Times" w:cs="Times"/>
          <w:lang w:val="en-US"/>
        </w:rPr>
        <w:t>The total area of the apartment is 35</w:t>
      </w:r>
      <w:r w:rsidRPr="006E51D1">
        <w:rPr>
          <w:rFonts w:ascii="Times" w:eastAsia="Times" w:hAnsi="Times" w:cs="Times"/>
          <w:sz w:val="19"/>
          <w:szCs w:val="19"/>
          <w:lang w:val="en-US"/>
        </w:rPr>
        <w:t xml:space="preserve"> </w:t>
      </w:r>
      <m:oMath>
        <m:sSup>
          <m:sSupPr>
            <m:ctrlPr>
              <w:rPr>
                <w:rFonts w:ascii="Cambria Math" w:hAnsi="Cambria Math" w:cs="Times New Roman"/>
              </w:rPr>
            </m:ctrlPr>
          </m:sSupPr>
          <m:e>
            <m:r>
              <w:rPr>
                <w:rFonts w:ascii="Cambria Math" w:hAnsi="Cambria Math" w:cs="Times New Roman"/>
              </w:rPr>
              <m:t>m</m:t>
            </m:r>
          </m:e>
          <m:sup>
            <m:r>
              <w:rPr>
                <w:rFonts w:ascii="Cambria Math" w:hAnsi="Cambria Math" w:cs="Times New Roman"/>
                <w:lang w:val="en-US"/>
              </w:rPr>
              <m:t>2</m:t>
            </m:r>
          </m:sup>
        </m:sSup>
      </m:oMath>
      <w:r w:rsidRPr="006E51D1">
        <w:rPr>
          <w:rFonts w:ascii="Times" w:eastAsia="Cambria Math" w:hAnsi="Times" w:cs="Cambria Math"/>
          <w:i/>
          <w:iCs/>
          <w:lang w:val="en-US"/>
        </w:rPr>
        <w:t>.</w:t>
      </w:r>
    </w:p>
    <w:p w14:paraId="5D3B49E2" w14:textId="77777777" w:rsidR="00A155C3" w:rsidRPr="006E51D1" w:rsidRDefault="00A155C3" w:rsidP="7467379C">
      <w:pPr>
        <w:shd w:val="clear" w:color="auto" w:fill="FFFFFF" w:themeFill="background1"/>
        <w:spacing w:after="195"/>
        <w:rPr>
          <w:rFonts w:ascii="Times" w:eastAsia="Cambria Math" w:hAnsi="Times" w:cs="Cambria Math"/>
          <w:lang w:val="en-US"/>
        </w:rPr>
      </w:pPr>
    </w:p>
    <w:p w14:paraId="1818D6B0" w14:textId="791F0143" w:rsidR="006B29F3" w:rsidRPr="006E51D1" w:rsidRDefault="001A1D6C" w:rsidP="001A1D6C">
      <w:pPr>
        <w:pStyle w:val="Rubrik2"/>
        <w:rPr>
          <w:rFonts w:ascii="Times" w:eastAsia="Cambria Math" w:hAnsi="Times"/>
          <w:lang w:val="en-US"/>
        </w:rPr>
      </w:pPr>
      <w:r w:rsidRPr="006E51D1">
        <w:rPr>
          <w:rFonts w:ascii="Times" w:eastAsia="Cambria Math" w:hAnsi="Times"/>
          <w:lang w:val="en-US"/>
        </w:rPr>
        <w:t>Materials</w:t>
      </w:r>
    </w:p>
    <w:p w14:paraId="16EF6E03" w14:textId="77777777" w:rsidR="003B2ED1" w:rsidRPr="006E51D1" w:rsidRDefault="003B2ED1" w:rsidP="003B2ED1">
      <w:pPr>
        <w:rPr>
          <w:rFonts w:ascii="Times" w:hAnsi="Times"/>
          <w:lang w:val="en-US"/>
        </w:rPr>
      </w:pPr>
    </w:p>
    <w:p w14:paraId="4841F78C" w14:textId="398469A3" w:rsidR="007A5BB5" w:rsidRPr="006E51D1" w:rsidRDefault="007A5BB5" w:rsidP="003B2ED1">
      <w:pPr>
        <w:rPr>
          <w:rFonts w:ascii="Times" w:hAnsi="Times"/>
          <w:lang w:val="en-US"/>
        </w:rPr>
      </w:pPr>
      <w:r w:rsidRPr="006E51D1">
        <w:rPr>
          <w:rFonts w:ascii="Times" w:hAnsi="Times"/>
          <w:lang w:val="en-US"/>
        </w:rPr>
        <w:t>The following materials with the following values w</w:t>
      </w:r>
      <w:r w:rsidR="00AE2A71" w:rsidRPr="006E51D1">
        <w:rPr>
          <w:rFonts w:ascii="Times" w:hAnsi="Times"/>
          <w:lang w:val="en-US"/>
        </w:rPr>
        <w:t>ere</w:t>
      </w:r>
      <w:r w:rsidRPr="006E51D1">
        <w:rPr>
          <w:rFonts w:ascii="Times" w:hAnsi="Times"/>
          <w:lang w:val="en-US"/>
        </w:rPr>
        <w:t xml:space="preserve"> chosen for the building</w:t>
      </w:r>
      <w:r w:rsidR="00AE2A71" w:rsidRPr="006E51D1">
        <w:rPr>
          <w:rFonts w:ascii="Times" w:hAnsi="Times"/>
          <w:lang w:val="en-US"/>
        </w:rPr>
        <w:t>:</w:t>
      </w:r>
    </w:p>
    <w:tbl>
      <w:tblPr>
        <w:tblStyle w:val="Tabellrutnt"/>
        <w:tblW w:w="0" w:type="auto"/>
        <w:tblLook w:val="04A0" w:firstRow="1" w:lastRow="0" w:firstColumn="1" w:lastColumn="0" w:noHBand="0" w:noVBand="1"/>
      </w:tblPr>
      <w:tblGrid>
        <w:gridCol w:w="1502"/>
        <w:gridCol w:w="1502"/>
        <w:gridCol w:w="2520"/>
        <w:gridCol w:w="1417"/>
      </w:tblGrid>
      <w:tr w:rsidR="008E43AD" w:rsidRPr="006E51D1" w14:paraId="1AD8BD9C" w14:textId="77777777" w:rsidTr="008E43AD">
        <w:tc>
          <w:tcPr>
            <w:tcW w:w="1502" w:type="dxa"/>
          </w:tcPr>
          <w:p w14:paraId="7DF0BB96" w14:textId="06294AEE" w:rsidR="008E43AD" w:rsidRPr="006E51D1" w:rsidRDefault="008E43AD" w:rsidP="003B2ED1">
            <w:pPr>
              <w:rPr>
                <w:rFonts w:ascii="Times" w:hAnsi="Times"/>
                <w:lang w:val="en-US"/>
              </w:rPr>
            </w:pPr>
            <w:r w:rsidRPr="006E51D1">
              <w:rPr>
                <w:rFonts w:ascii="Times" w:hAnsi="Times"/>
                <w:lang w:val="en-US"/>
              </w:rPr>
              <w:t>Material</w:t>
            </w:r>
          </w:p>
        </w:tc>
        <w:tc>
          <w:tcPr>
            <w:tcW w:w="1502" w:type="dxa"/>
          </w:tcPr>
          <w:p w14:paraId="175976A9" w14:textId="3A71D944" w:rsidR="008E43AD" w:rsidRPr="006E51D1" w:rsidRDefault="008E43AD" w:rsidP="003B2ED1">
            <w:pPr>
              <w:rPr>
                <w:rFonts w:ascii="Times" w:hAnsi="Times"/>
                <w:lang w:val="en-US"/>
              </w:rPr>
            </w:pPr>
            <w:r w:rsidRPr="006E51D1">
              <w:rPr>
                <w:rFonts w:ascii="Times" w:hAnsi="Times"/>
              </w:rPr>
              <w:t>λ [W/</w:t>
            </w:r>
            <w:proofErr w:type="spellStart"/>
            <w:r w:rsidRPr="006E51D1">
              <w:rPr>
                <w:rFonts w:ascii="Times" w:hAnsi="Times"/>
              </w:rPr>
              <w:t>m·K</w:t>
            </w:r>
            <w:proofErr w:type="spellEnd"/>
            <w:r w:rsidRPr="006E51D1">
              <w:rPr>
                <w:rFonts w:ascii="Times" w:hAnsi="Times"/>
              </w:rPr>
              <w:t>]</w:t>
            </w:r>
          </w:p>
        </w:tc>
        <w:tc>
          <w:tcPr>
            <w:tcW w:w="2520" w:type="dxa"/>
          </w:tcPr>
          <w:p w14:paraId="5E29ECF6" w14:textId="6BBB0DC5" w:rsidR="008E43AD" w:rsidRPr="006E51D1" w:rsidRDefault="008E43AD" w:rsidP="003B2ED1">
            <w:pPr>
              <w:rPr>
                <w:rFonts w:ascii="Times" w:hAnsi="Times"/>
              </w:rPr>
            </w:pPr>
            <w:r w:rsidRPr="006E51D1">
              <w:rPr>
                <w:rFonts w:ascii="Times" w:hAnsi="Times"/>
              </w:rPr>
              <w:t>Specifik värme [J/</w:t>
            </w:r>
            <w:proofErr w:type="spellStart"/>
            <w:r w:rsidRPr="006E51D1">
              <w:rPr>
                <w:rFonts w:ascii="Times" w:hAnsi="Times"/>
              </w:rPr>
              <w:t>kg·K</w:t>
            </w:r>
            <w:proofErr w:type="spellEnd"/>
            <w:r w:rsidRPr="006E51D1">
              <w:rPr>
                <w:rFonts w:ascii="Times" w:hAnsi="Times"/>
              </w:rPr>
              <w:t>]</w:t>
            </w:r>
          </w:p>
        </w:tc>
        <w:tc>
          <w:tcPr>
            <w:tcW w:w="14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E43AD" w:rsidRPr="001E4F1D" w14:paraId="70D13D26" w14:textId="77777777" w:rsidTr="001E4F1D">
              <w:trPr>
                <w:tblCellSpacing w:w="15" w:type="dxa"/>
              </w:trPr>
              <w:tc>
                <w:tcPr>
                  <w:tcW w:w="0" w:type="auto"/>
                  <w:vAlign w:val="center"/>
                  <w:hideMark/>
                </w:tcPr>
                <w:p w14:paraId="00C3C10A" w14:textId="77777777" w:rsidR="008E43AD" w:rsidRPr="001E4F1D" w:rsidRDefault="008E43AD" w:rsidP="001E4F1D">
                  <w:pPr>
                    <w:spacing w:after="0" w:line="240" w:lineRule="auto"/>
                    <w:rPr>
                      <w:rFonts w:ascii="Times" w:hAnsi="Times"/>
                    </w:rPr>
                  </w:pPr>
                </w:p>
              </w:tc>
            </w:tr>
          </w:tbl>
          <w:p w14:paraId="2623D491" w14:textId="77777777" w:rsidR="008E43AD" w:rsidRPr="001E4F1D" w:rsidRDefault="008E43AD" w:rsidP="001E4F1D">
            <w:pPr>
              <w:rPr>
                <w:rFonts w:ascii="Times" w:hAnsi="Time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1"/>
            </w:tblGrid>
            <w:tr w:rsidR="008E43AD" w:rsidRPr="001E4F1D" w14:paraId="273A3510" w14:textId="77777777" w:rsidTr="001E4F1D">
              <w:trPr>
                <w:tblCellSpacing w:w="15" w:type="dxa"/>
              </w:trPr>
              <w:tc>
                <w:tcPr>
                  <w:tcW w:w="0" w:type="auto"/>
                  <w:vAlign w:val="center"/>
                  <w:hideMark/>
                </w:tcPr>
                <w:p w14:paraId="479E83FC" w14:textId="77777777" w:rsidR="008E43AD" w:rsidRPr="001E4F1D" w:rsidRDefault="008E43AD" w:rsidP="001E4F1D">
                  <w:pPr>
                    <w:spacing w:after="0" w:line="240" w:lineRule="auto"/>
                    <w:rPr>
                      <w:rFonts w:ascii="Times" w:hAnsi="Times"/>
                      <w:b/>
                      <w:bCs/>
                    </w:rPr>
                  </w:pPr>
                  <w:r w:rsidRPr="001E4F1D">
                    <w:rPr>
                      <w:rFonts w:ascii="Times" w:hAnsi="Times"/>
                      <w:b/>
                      <w:bCs/>
                    </w:rPr>
                    <w:t>Densitet [kg/m³]</w:t>
                  </w:r>
                </w:p>
              </w:tc>
            </w:tr>
          </w:tbl>
          <w:p w14:paraId="097482B8" w14:textId="77777777" w:rsidR="008E43AD" w:rsidRPr="006E51D1" w:rsidRDefault="008E43AD" w:rsidP="003B2ED1">
            <w:pPr>
              <w:rPr>
                <w:rFonts w:ascii="Times" w:hAnsi="Times"/>
              </w:rPr>
            </w:pPr>
          </w:p>
        </w:tc>
      </w:tr>
      <w:tr w:rsidR="008E43AD" w:rsidRPr="006E51D1" w14:paraId="43BED2D9" w14:textId="77777777" w:rsidTr="008E43AD">
        <w:tc>
          <w:tcPr>
            <w:tcW w:w="1502" w:type="dxa"/>
          </w:tcPr>
          <w:p w14:paraId="07EED55A" w14:textId="0F104E62" w:rsidR="008E43AD" w:rsidRPr="006E51D1" w:rsidRDefault="008E43AD" w:rsidP="003B2ED1">
            <w:pPr>
              <w:rPr>
                <w:rFonts w:ascii="Times" w:hAnsi="Times"/>
                <w:lang w:val="en-US"/>
              </w:rPr>
            </w:pPr>
            <w:r w:rsidRPr="006E51D1">
              <w:rPr>
                <w:rFonts w:ascii="Times" w:hAnsi="Times"/>
                <w:lang w:val="en-US"/>
              </w:rPr>
              <w:t>Concrete</w:t>
            </w:r>
          </w:p>
        </w:tc>
        <w:tc>
          <w:tcPr>
            <w:tcW w:w="1502" w:type="dxa"/>
          </w:tcPr>
          <w:p w14:paraId="707BA2B4" w14:textId="41DA7906" w:rsidR="008E43AD" w:rsidRPr="006E51D1" w:rsidRDefault="008E43AD" w:rsidP="003B2ED1">
            <w:pPr>
              <w:rPr>
                <w:rFonts w:ascii="Times" w:hAnsi="Times"/>
                <w:lang w:val="en-US"/>
              </w:rPr>
            </w:pPr>
            <w:r w:rsidRPr="006E51D1">
              <w:rPr>
                <w:rFonts w:ascii="Times" w:hAnsi="Times"/>
                <w:lang w:val="en-US"/>
              </w:rPr>
              <w:t>1.4</w:t>
            </w:r>
          </w:p>
        </w:tc>
        <w:tc>
          <w:tcPr>
            <w:tcW w:w="2520" w:type="dxa"/>
          </w:tcPr>
          <w:p w14:paraId="521DB865" w14:textId="71FCB014" w:rsidR="008E43AD" w:rsidRPr="006E51D1" w:rsidRDefault="00FF2207" w:rsidP="003B2ED1">
            <w:pPr>
              <w:rPr>
                <w:rFonts w:ascii="Times" w:hAnsi="Times"/>
                <w:lang w:val="en-US"/>
              </w:rPr>
            </w:pPr>
            <w:r w:rsidRPr="006E51D1">
              <w:rPr>
                <w:rFonts w:ascii="Times" w:hAnsi="Times"/>
                <w:lang w:val="en-US"/>
              </w:rPr>
              <w:t>960</w:t>
            </w:r>
          </w:p>
        </w:tc>
        <w:tc>
          <w:tcPr>
            <w:tcW w:w="1417" w:type="dxa"/>
          </w:tcPr>
          <w:p w14:paraId="5937CED6" w14:textId="28529FF8" w:rsidR="008E43AD" w:rsidRPr="006E51D1" w:rsidRDefault="00FF2207" w:rsidP="003B2ED1">
            <w:pPr>
              <w:rPr>
                <w:rFonts w:ascii="Times" w:hAnsi="Times"/>
                <w:lang w:val="en-US"/>
              </w:rPr>
            </w:pPr>
            <w:r w:rsidRPr="006E51D1">
              <w:rPr>
                <w:rFonts w:ascii="Times" w:hAnsi="Times"/>
                <w:lang w:val="en-US"/>
              </w:rPr>
              <w:t>2300</w:t>
            </w:r>
          </w:p>
        </w:tc>
      </w:tr>
      <w:tr w:rsidR="008E43AD" w:rsidRPr="006E51D1" w14:paraId="2A5ADC3F" w14:textId="77777777" w:rsidTr="008E43AD">
        <w:tc>
          <w:tcPr>
            <w:tcW w:w="1502" w:type="dxa"/>
          </w:tcPr>
          <w:p w14:paraId="0AAB99B0" w14:textId="4175B726" w:rsidR="008E43AD" w:rsidRPr="006E51D1" w:rsidRDefault="008E43AD" w:rsidP="003B2ED1">
            <w:pPr>
              <w:rPr>
                <w:rFonts w:ascii="Times" w:hAnsi="Times"/>
                <w:lang w:val="en-US"/>
              </w:rPr>
            </w:pPr>
            <w:r w:rsidRPr="006E51D1">
              <w:rPr>
                <w:rFonts w:ascii="Times" w:hAnsi="Times"/>
                <w:lang w:val="en-US"/>
              </w:rPr>
              <w:t>Insulation</w:t>
            </w:r>
          </w:p>
        </w:tc>
        <w:tc>
          <w:tcPr>
            <w:tcW w:w="1502" w:type="dxa"/>
          </w:tcPr>
          <w:p w14:paraId="7433BA05" w14:textId="54EA3912" w:rsidR="008E43AD" w:rsidRPr="006E51D1" w:rsidRDefault="00FF2207" w:rsidP="003B2ED1">
            <w:pPr>
              <w:rPr>
                <w:rFonts w:ascii="Times" w:hAnsi="Times"/>
                <w:lang w:val="en-US"/>
              </w:rPr>
            </w:pPr>
            <w:r w:rsidRPr="006E51D1">
              <w:rPr>
                <w:rFonts w:ascii="Times" w:hAnsi="Times"/>
                <w:lang w:val="en-US"/>
              </w:rPr>
              <w:t>0.027</w:t>
            </w:r>
          </w:p>
        </w:tc>
        <w:tc>
          <w:tcPr>
            <w:tcW w:w="2520" w:type="dxa"/>
          </w:tcPr>
          <w:p w14:paraId="7F743DC9" w14:textId="7DFE0276" w:rsidR="008E43AD" w:rsidRPr="006E51D1" w:rsidRDefault="00FF2207" w:rsidP="003B2ED1">
            <w:pPr>
              <w:rPr>
                <w:rFonts w:ascii="Times" w:hAnsi="Times"/>
                <w:lang w:val="en-US"/>
              </w:rPr>
            </w:pPr>
            <w:r w:rsidRPr="006E51D1">
              <w:rPr>
                <w:rFonts w:ascii="Times" w:hAnsi="Times"/>
                <w:lang w:val="en-US"/>
              </w:rPr>
              <w:t>840</w:t>
            </w:r>
          </w:p>
        </w:tc>
        <w:tc>
          <w:tcPr>
            <w:tcW w:w="1417" w:type="dxa"/>
          </w:tcPr>
          <w:p w14:paraId="29733E7C" w14:textId="758024A1" w:rsidR="008E43AD" w:rsidRPr="006E51D1" w:rsidRDefault="00FF2207" w:rsidP="003B2ED1">
            <w:pPr>
              <w:rPr>
                <w:rFonts w:ascii="Times" w:hAnsi="Times"/>
                <w:lang w:val="en-US"/>
              </w:rPr>
            </w:pPr>
            <w:r w:rsidRPr="006E51D1">
              <w:rPr>
                <w:rFonts w:ascii="Times" w:hAnsi="Times"/>
                <w:lang w:val="en-US"/>
              </w:rPr>
              <w:t>50</w:t>
            </w:r>
          </w:p>
        </w:tc>
      </w:tr>
      <w:tr w:rsidR="008E43AD" w:rsidRPr="006E51D1" w14:paraId="22323EEB" w14:textId="77777777" w:rsidTr="008E43AD">
        <w:tc>
          <w:tcPr>
            <w:tcW w:w="1502" w:type="dxa"/>
          </w:tcPr>
          <w:p w14:paraId="7AC0268A" w14:textId="34B44B3D" w:rsidR="008E43AD" w:rsidRPr="006E51D1" w:rsidRDefault="008E43AD" w:rsidP="003B2ED1">
            <w:pPr>
              <w:rPr>
                <w:rFonts w:ascii="Times" w:hAnsi="Times"/>
                <w:lang w:val="en-US"/>
              </w:rPr>
            </w:pPr>
            <w:r w:rsidRPr="006E51D1">
              <w:rPr>
                <w:rFonts w:ascii="Times" w:hAnsi="Times"/>
                <w:lang w:val="en-US"/>
              </w:rPr>
              <w:t>Wood</w:t>
            </w:r>
          </w:p>
        </w:tc>
        <w:tc>
          <w:tcPr>
            <w:tcW w:w="1502" w:type="dxa"/>
          </w:tcPr>
          <w:p w14:paraId="38936B2D" w14:textId="4E1A40FA" w:rsidR="008E43AD" w:rsidRPr="006E51D1" w:rsidRDefault="00C9645F" w:rsidP="003B2ED1">
            <w:pPr>
              <w:rPr>
                <w:rFonts w:ascii="Times" w:hAnsi="Times"/>
                <w:lang w:val="en-US"/>
              </w:rPr>
            </w:pPr>
            <w:r w:rsidRPr="006E51D1">
              <w:rPr>
                <w:rFonts w:ascii="Times" w:hAnsi="Times"/>
                <w:lang w:val="en-US"/>
              </w:rPr>
              <w:t>0.17</w:t>
            </w:r>
          </w:p>
        </w:tc>
        <w:tc>
          <w:tcPr>
            <w:tcW w:w="2520" w:type="dxa"/>
          </w:tcPr>
          <w:p w14:paraId="0A837E89" w14:textId="4152C449" w:rsidR="008E43AD" w:rsidRPr="006E51D1" w:rsidRDefault="00C9645F" w:rsidP="003B2ED1">
            <w:pPr>
              <w:rPr>
                <w:rFonts w:ascii="Times" w:hAnsi="Times"/>
                <w:lang w:val="en-US"/>
              </w:rPr>
            </w:pPr>
            <w:r w:rsidRPr="006E51D1">
              <w:rPr>
                <w:rFonts w:ascii="Times" w:hAnsi="Times"/>
                <w:lang w:val="en-US"/>
              </w:rPr>
              <w:t>2000</w:t>
            </w:r>
          </w:p>
        </w:tc>
        <w:tc>
          <w:tcPr>
            <w:tcW w:w="1417" w:type="dxa"/>
          </w:tcPr>
          <w:p w14:paraId="7199F16F" w14:textId="065402F3" w:rsidR="008E43AD" w:rsidRPr="006E51D1" w:rsidRDefault="00C9645F" w:rsidP="003B2ED1">
            <w:pPr>
              <w:rPr>
                <w:rFonts w:ascii="Times" w:hAnsi="Times"/>
                <w:lang w:val="en-US"/>
              </w:rPr>
            </w:pPr>
            <w:r w:rsidRPr="006E51D1">
              <w:rPr>
                <w:rFonts w:ascii="Times" w:hAnsi="Times"/>
                <w:lang w:val="en-US"/>
              </w:rPr>
              <w:t>800</w:t>
            </w:r>
          </w:p>
        </w:tc>
      </w:tr>
      <w:tr w:rsidR="008E43AD" w:rsidRPr="006E51D1" w14:paraId="336F242E" w14:textId="77777777" w:rsidTr="008E43AD">
        <w:tc>
          <w:tcPr>
            <w:tcW w:w="1502" w:type="dxa"/>
          </w:tcPr>
          <w:p w14:paraId="7CA49329" w14:textId="11ED927F" w:rsidR="008E43AD" w:rsidRPr="006E51D1" w:rsidRDefault="008E43AD" w:rsidP="003B2ED1">
            <w:pPr>
              <w:rPr>
                <w:rFonts w:ascii="Times" w:hAnsi="Times"/>
                <w:lang w:val="en-US"/>
              </w:rPr>
            </w:pPr>
            <w:r w:rsidRPr="006E51D1">
              <w:rPr>
                <w:rFonts w:ascii="Times" w:hAnsi="Times"/>
                <w:lang w:val="en-US"/>
              </w:rPr>
              <w:t>Air</w:t>
            </w:r>
          </w:p>
        </w:tc>
        <w:tc>
          <w:tcPr>
            <w:tcW w:w="1502" w:type="dxa"/>
          </w:tcPr>
          <w:p w14:paraId="50AE8B46" w14:textId="1F943E9E" w:rsidR="008E43AD" w:rsidRPr="006E51D1" w:rsidRDefault="00B63E15" w:rsidP="003B2ED1">
            <w:pPr>
              <w:rPr>
                <w:rFonts w:ascii="Times" w:hAnsi="Times"/>
                <w:lang w:val="en-US"/>
              </w:rPr>
            </w:pPr>
            <w:r w:rsidRPr="006E51D1">
              <w:rPr>
                <w:rFonts w:ascii="Times" w:hAnsi="Times"/>
                <w:lang w:val="en-US"/>
              </w:rPr>
              <w:t>0.025</w:t>
            </w:r>
          </w:p>
        </w:tc>
        <w:tc>
          <w:tcPr>
            <w:tcW w:w="2520" w:type="dxa"/>
          </w:tcPr>
          <w:p w14:paraId="5321CE2D" w14:textId="2354021B" w:rsidR="008E43AD" w:rsidRPr="006E51D1" w:rsidRDefault="00B63E15" w:rsidP="003B2ED1">
            <w:pPr>
              <w:rPr>
                <w:rFonts w:ascii="Times" w:hAnsi="Times"/>
                <w:lang w:val="en-US"/>
              </w:rPr>
            </w:pPr>
            <w:r w:rsidRPr="006E51D1">
              <w:rPr>
                <w:rFonts w:ascii="Times" w:hAnsi="Times"/>
                <w:lang w:val="en-US"/>
              </w:rPr>
              <w:t>1000</w:t>
            </w:r>
          </w:p>
        </w:tc>
        <w:tc>
          <w:tcPr>
            <w:tcW w:w="1417" w:type="dxa"/>
          </w:tcPr>
          <w:p w14:paraId="52EF74B4" w14:textId="16FDC805" w:rsidR="008E43AD" w:rsidRPr="006E51D1" w:rsidRDefault="00B63E15" w:rsidP="003B2ED1">
            <w:pPr>
              <w:rPr>
                <w:rFonts w:ascii="Times" w:hAnsi="Times"/>
                <w:lang w:val="en-US"/>
              </w:rPr>
            </w:pPr>
            <w:r w:rsidRPr="006E51D1">
              <w:rPr>
                <w:rFonts w:ascii="Times" w:hAnsi="Times"/>
                <w:lang w:val="en-US"/>
              </w:rPr>
              <w:t>1.2</w:t>
            </w:r>
          </w:p>
        </w:tc>
      </w:tr>
      <w:tr w:rsidR="00E82805" w:rsidRPr="006E51D1" w14:paraId="6C1169B8" w14:textId="77777777" w:rsidTr="008E43AD">
        <w:tc>
          <w:tcPr>
            <w:tcW w:w="1502" w:type="dxa"/>
          </w:tcPr>
          <w:p w14:paraId="49DEE3FF" w14:textId="65C4DF36" w:rsidR="00E82805" w:rsidRPr="006E51D1" w:rsidRDefault="00E82805" w:rsidP="003B2ED1">
            <w:pPr>
              <w:rPr>
                <w:rFonts w:ascii="Times" w:hAnsi="Times"/>
                <w:lang w:val="en-US"/>
              </w:rPr>
            </w:pPr>
            <w:r w:rsidRPr="006E51D1">
              <w:rPr>
                <w:rFonts w:ascii="Times" w:hAnsi="Times"/>
                <w:lang w:val="en-US"/>
              </w:rPr>
              <w:t>Window</w:t>
            </w:r>
          </w:p>
        </w:tc>
        <w:tc>
          <w:tcPr>
            <w:tcW w:w="1502" w:type="dxa"/>
          </w:tcPr>
          <w:p w14:paraId="06DD78F2" w14:textId="7E6423C4" w:rsidR="00E82805" w:rsidRPr="006E51D1" w:rsidRDefault="005955A8" w:rsidP="003B2ED1">
            <w:pPr>
              <w:rPr>
                <w:rFonts w:ascii="Times" w:hAnsi="Times"/>
                <w:lang w:val="en-US"/>
              </w:rPr>
            </w:pPr>
            <w:r w:rsidRPr="006E51D1">
              <w:rPr>
                <w:rFonts w:ascii="Times" w:hAnsi="Times"/>
                <w:lang w:val="en-US"/>
              </w:rPr>
              <w:t>1.4</w:t>
            </w:r>
          </w:p>
        </w:tc>
        <w:tc>
          <w:tcPr>
            <w:tcW w:w="2520" w:type="dxa"/>
          </w:tcPr>
          <w:p w14:paraId="79757E14" w14:textId="570E6ADB" w:rsidR="00E82805" w:rsidRPr="006E51D1" w:rsidRDefault="005955A8" w:rsidP="003B2ED1">
            <w:pPr>
              <w:rPr>
                <w:rFonts w:ascii="Times" w:hAnsi="Times"/>
                <w:lang w:val="en-US"/>
              </w:rPr>
            </w:pPr>
            <w:r w:rsidRPr="006E51D1">
              <w:rPr>
                <w:rFonts w:ascii="Times" w:hAnsi="Times"/>
                <w:lang w:val="en-US"/>
              </w:rPr>
              <w:t>1210</w:t>
            </w:r>
          </w:p>
        </w:tc>
        <w:tc>
          <w:tcPr>
            <w:tcW w:w="1417" w:type="dxa"/>
          </w:tcPr>
          <w:p w14:paraId="2B72BEE0" w14:textId="2122C3AE" w:rsidR="00E82805" w:rsidRPr="006E51D1" w:rsidRDefault="005955A8" w:rsidP="006E51D1">
            <w:pPr>
              <w:keepNext/>
              <w:rPr>
                <w:rFonts w:ascii="Times" w:hAnsi="Times"/>
                <w:lang w:val="en-US"/>
              </w:rPr>
            </w:pPr>
            <w:r w:rsidRPr="006E51D1">
              <w:rPr>
                <w:rFonts w:ascii="Times" w:hAnsi="Times"/>
                <w:lang w:val="en-US"/>
              </w:rPr>
              <w:t>2500</w:t>
            </w:r>
          </w:p>
        </w:tc>
      </w:tr>
    </w:tbl>
    <w:p w14:paraId="6CABFBCF" w14:textId="577ED9D2" w:rsidR="007A5BB5" w:rsidRPr="007A5BB5" w:rsidRDefault="006E51D1" w:rsidP="006E51D1">
      <w:pPr>
        <w:pStyle w:val="Beskrivning"/>
        <w:rPr>
          <w:lang w:val="en-US"/>
        </w:rPr>
      </w:pPr>
      <w:r>
        <w:t xml:space="preserve">Table </w:t>
      </w:r>
      <w:r>
        <w:fldChar w:fldCharType="begin"/>
      </w:r>
      <w:r>
        <w:instrText xml:space="preserve"> SEQ Table \* ARABIC </w:instrText>
      </w:r>
      <w:r>
        <w:fldChar w:fldCharType="separate"/>
      </w:r>
      <w:r>
        <w:rPr>
          <w:noProof/>
        </w:rPr>
        <w:t>2</w:t>
      </w:r>
      <w:r>
        <w:fldChar w:fldCharType="end"/>
      </w:r>
      <w:r>
        <w:t xml:space="preserve">: Material </w:t>
      </w:r>
      <w:proofErr w:type="spellStart"/>
      <w:r>
        <w:t>properties</w:t>
      </w:r>
      <w:proofErr w:type="spellEnd"/>
    </w:p>
    <w:p w14:paraId="220D2224" w14:textId="1E5DA2F8" w:rsidR="00122264" w:rsidRPr="006E51D1" w:rsidRDefault="003E2CD9" w:rsidP="003E2CD9">
      <w:pPr>
        <w:pStyle w:val="Rubrik1"/>
        <w:rPr>
          <w:rFonts w:ascii="Times" w:hAnsi="Times"/>
          <w:lang w:val="en-US"/>
        </w:rPr>
      </w:pPr>
      <w:r w:rsidRPr="006E51D1">
        <w:rPr>
          <w:rFonts w:ascii="Times" w:hAnsi="Times"/>
          <w:lang w:val="en-US"/>
        </w:rPr>
        <w:t xml:space="preserve">Hypothesis </w:t>
      </w:r>
    </w:p>
    <w:p w14:paraId="5661D9DC" w14:textId="47BD3AD5" w:rsidR="00622954" w:rsidRPr="006E51D1" w:rsidRDefault="003E74E4" w:rsidP="00622954">
      <w:pPr>
        <w:rPr>
          <w:rFonts w:ascii="Times" w:hAnsi="Times"/>
          <w:lang w:val="en-US"/>
        </w:rPr>
      </w:pPr>
      <w:r w:rsidRPr="006E51D1">
        <w:rPr>
          <w:rFonts w:ascii="Times" w:hAnsi="Times"/>
          <w:lang w:val="en-US"/>
        </w:rPr>
        <w:t xml:space="preserve">The following </w:t>
      </w:r>
      <w:r w:rsidR="00502413" w:rsidRPr="006E51D1">
        <w:rPr>
          <w:rFonts w:ascii="Times" w:hAnsi="Times"/>
          <w:lang w:val="en-US"/>
        </w:rPr>
        <w:t>hypothesis w</w:t>
      </w:r>
      <w:r w:rsidR="002906D8">
        <w:rPr>
          <w:rFonts w:ascii="Times" w:hAnsi="Times"/>
          <w:lang w:val="en-US"/>
        </w:rPr>
        <w:t>ere</w:t>
      </w:r>
      <w:r w:rsidR="00502413" w:rsidRPr="006E51D1">
        <w:rPr>
          <w:rFonts w:ascii="Times" w:hAnsi="Times"/>
          <w:lang w:val="en-US"/>
        </w:rPr>
        <w:t xml:space="preserve"> used when modelling the building:</w:t>
      </w:r>
    </w:p>
    <w:p w14:paraId="4E60C0C1" w14:textId="702C5D9A" w:rsidR="003D7F61" w:rsidRPr="006E51D1" w:rsidRDefault="003D7F61" w:rsidP="00A41B17">
      <w:pPr>
        <w:pStyle w:val="Liststycke"/>
        <w:numPr>
          <w:ilvl w:val="0"/>
          <w:numId w:val="2"/>
        </w:numPr>
        <w:rPr>
          <w:rFonts w:ascii="Times" w:hAnsi="Times"/>
          <w:lang w:val="en-US"/>
        </w:rPr>
      </w:pPr>
      <w:r w:rsidRPr="006E51D1">
        <w:rPr>
          <w:rFonts w:ascii="Times" w:hAnsi="Times"/>
          <w:lang w:val="en-US"/>
        </w:rPr>
        <w:t>The apartment is assumed to be part of an apartment complex, with apartments under and over. This assumption makes the heat transfer from the ceilings and floors neglectable.</w:t>
      </w:r>
    </w:p>
    <w:p w14:paraId="70CF8473" w14:textId="7C96064C" w:rsidR="003D7F61" w:rsidRPr="006E51D1" w:rsidRDefault="003D7F61" w:rsidP="00A41B17">
      <w:pPr>
        <w:pStyle w:val="Liststycke"/>
        <w:numPr>
          <w:ilvl w:val="0"/>
          <w:numId w:val="2"/>
        </w:numPr>
        <w:rPr>
          <w:rFonts w:ascii="Times" w:hAnsi="Times"/>
          <w:lang w:val="en-US"/>
        </w:rPr>
      </w:pPr>
      <w:r w:rsidRPr="006E51D1">
        <w:rPr>
          <w:rFonts w:ascii="Times" w:hAnsi="Times"/>
          <w:lang w:val="en-US"/>
        </w:rPr>
        <w:t xml:space="preserve">The building </w:t>
      </w:r>
      <w:proofErr w:type="gramStart"/>
      <w:r w:rsidRPr="006E51D1">
        <w:rPr>
          <w:rFonts w:ascii="Times" w:hAnsi="Times"/>
          <w:lang w:val="en-US"/>
        </w:rPr>
        <w:t>is located in</w:t>
      </w:r>
      <w:proofErr w:type="gramEnd"/>
      <w:r w:rsidRPr="006E51D1">
        <w:rPr>
          <w:rFonts w:ascii="Times" w:hAnsi="Times"/>
          <w:lang w:val="en-US"/>
        </w:rPr>
        <w:t xml:space="preserve"> </w:t>
      </w:r>
      <w:proofErr w:type="spellStart"/>
      <w:r w:rsidRPr="006E51D1">
        <w:rPr>
          <w:rFonts w:ascii="Times" w:hAnsi="Times"/>
          <w:lang w:val="en-US"/>
        </w:rPr>
        <w:t>Bron</w:t>
      </w:r>
      <w:proofErr w:type="spellEnd"/>
      <w:r w:rsidRPr="006E51D1">
        <w:rPr>
          <w:rFonts w:ascii="Times" w:hAnsi="Times"/>
          <w:lang w:val="en-US"/>
        </w:rPr>
        <w:t xml:space="preserve"> with the glazed wall facing south.</w:t>
      </w:r>
    </w:p>
    <w:p w14:paraId="0085F2F0" w14:textId="77777777" w:rsidR="00E1099E" w:rsidRPr="006E51D1" w:rsidRDefault="003D7F61" w:rsidP="00A41B17">
      <w:pPr>
        <w:pStyle w:val="Liststycke"/>
        <w:numPr>
          <w:ilvl w:val="0"/>
          <w:numId w:val="2"/>
        </w:numPr>
        <w:rPr>
          <w:rFonts w:ascii="Times" w:hAnsi="Times"/>
          <w:lang w:val="en-US"/>
        </w:rPr>
      </w:pPr>
      <w:r w:rsidRPr="006E51D1">
        <w:rPr>
          <w:rFonts w:ascii="Times" w:hAnsi="Times"/>
          <w:lang w:val="en-US"/>
        </w:rPr>
        <w:t>Neglect long wave radiation because</w:t>
      </w:r>
    </w:p>
    <w:p w14:paraId="641935E6" w14:textId="45B6C564" w:rsidR="003D7F61" w:rsidRPr="003D7F61" w:rsidRDefault="00246610" w:rsidP="003D7F61">
      <w:pPr>
        <w:rPr>
          <w:rFonts w:ascii="Times" w:hAnsi="Times"/>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LW</m:t>
              </m:r>
            </m:sub>
          </m:sSub>
          <m:r>
            <w:rPr>
              <w:rFonts w:ascii="Cambria Math" w:hAnsi="Cambria Math"/>
              <w:lang w:val="en-US"/>
            </w:rPr>
            <m:t>=σ</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ϵ≈0.135W.</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conducion</m:t>
              </m:r>
            </m:sub>
          </m:sSub>
          <m:r>
            <w:rPr>
              <w:rFonts w:ascii="Cambria Math" w:hAnsi="Cambria Math"/>
              <w:lang w:val="en-US"/>
            </w:rPr>
            <m:t>≈200 W.</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-1</m:t>
              </m:r>
            </m:sup>
          </m:sSup>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convection</m:t>
              </m:r>
            </m:sub>
          </m:sSub>
          <m:r>
            <w:rPr>
              <w:rFonts w:ascii="Cambria Math" w:hAnsi="Cambria Math"/>
              <w:lang w:val="en-US"/>
            </w:rPr>
            <m:t>≈60</m:t>
          </m:r>
        </m:oMath>
      </m:oMathPara>
    </w:p>
    <w:p w14:paraId="363597A4" w14:textId="576036DF" w:rsidR="003D7F61" w:rsidRPr="006E51D1" w:rsidRDefault="003D7F61" w:rsidP="00A41B17">
      <w:pPr>
        <w:pStyle w:val="Liststycke"/>
        <w:numPr>
          <w:ilvl w:val="0"/>
          <w:numId w:val="3"/>
        </w:numPr>
        <w:rPr>
          <w:rFonts w:ascii="Times" w:hAnsi="Times"/>
          <w:lang w:val="en-US"/>
        </w:rPr>
      </w:pPr>
      <w:r w:rsidRPr="006E51D1">
        <w:rPr>
          <w:rFonts w:ascii="Times" w:hAnsi="Times"/>
          <w:lang w:val="en-US"/>
        </w:rPr>
        <w:t>We assume no heat transfer through the east wall, as the corridor has a similar and stable temperature.</w:t>
      </w:r>
    </w:p>
    <w:p w14:paraId="41073550" w14:textId="633D1187" w:rsidR="003D7F61" w:rsidRPr="006E51D1" w:rsidRDefault="003D7F61" w:rsidP="00A41B17">
      <w:pPr>
        <w:pStyle w:val="Liststycke"/>
        <w:numPr>
          <w:ilvl w:val="0"/>
          <w:numId w:val="3"/>
        </w:numPr>
        <w:rPr>
          <w:rFonts w:ascii="Times" w:hAnsi="Times"/>
          <w:lang w:val="en-US"/>
        </w:rPr>
      </w:pPr>
      <w:r w:rsidRPr="006E51D1">
        <w:rPr>
          <w:rFonts w:ascii="Times" w:hAnsi="Times"/>
          <w:lang w:val="en-US"/>
        </w:rPr>
        <w:t>We consider the door between the two rooms to be opaque to radiation, meaning no radiative heat transfer occurs through it.</w:t>
      </w:r>
    </w:p>
    <w:p w14:paraId="431C611A" w14:textId="77777777" w:rsidR="00502413" w:rsidRDefault="00502413" w:rsidP="00502413">
      <w:pPr>
        <w:rPr>
          <w:lang w:val="en-US"/>
        </w:rPr>
      </w:pPr>
    </w:p>
    <w:p w14:paraId="04C8D02D" w14:textId="09143D41" w:rsidR="00502413" w:rsidRPr="006E51D1" w:rsidRDefault="003C6DBF" w:rsidP="003C6DBF">
      <w:pPr>
        <w:pStyle w:val="Rubrik1"/>
        <w:rPr>
          <w:rFonts w:ascii="Times" w:hAnsi="Times"/>
          <w:lang w:val="en-US"/>
        </w:rPr>
      </w:pPr>
      <w:r w:rsidRPr="006E51D1">
        <w:rPr>
          <w:rFonts w:ascii="Times" w:hAnsi="Times"/>
          <w:lang w:val="en-US"/>
        </w:rPr>
        <w:t xml:space="preserve">Model </w:t>
      </w:r>
    </w:p>
    <w:p w14:paraId="30A72439" w14:textId="77777777" w:rsidR="002B2B55" w:rsidRPr="006E51D1" w:rsidRDefault="00A84E83" w:rsidP="00A84E83">
      <w:pPr>
        <w:rPr>
          <w:rFonts w:ascii="Times" w:hAnsi="Times"/>
          <w:lang w:val="en-US"/>
        </w:rPr>
      </w:pPr>
      <w:r w:rsidRPr="006E51D1">
        <w:rPr>
          <w:rFonts w:ascii="Times" w:hAnsi="Times"/>
          <w:lang w:val="en-US"/>
        </w:rPr>
        <w:t xml:space="preserve">The </w:t>
      </w:r>
      <w:r w:rsidR="006D0593" w:rsidRPr="006E51D1">
        <w:rPr>
          <w:rFonts w:ascii="Times" w:hAnsi="Times"/>
          <w:lang w:val="en-US"/>
        </w:rPr>
        <w:t xml:space="preserve">three fundamental </w:t>
      </w:r>
      <w:r w:rsidR="00A802A7" w:rsidRPr="006E51D1">
        <w:rPr>
          <w:rFonts w:ascii="Times" w:hAnsi="Times"/>
          <w:lang w:val="en-US"/>
        </w:rPr>
        <w:t xml:space="preserve">principles of thermodynamics were used when </w:t>
      </w:r>
      <w:r w:rsidR="00BF0D8C" w:rsidRPr="006E51D1">
        <w:rPr>
          <w:rFonts w:ascii="Times" w:hAnsi="Times"/>
          <w:lang w:val="en-US"/>
        </w:rPr>
        <w:t xml:space="preserve">modelling our system. </w:t>
      </w:r>
      <w:r w:rsidR="000E1B83" w:rsidRPr="006E51D1">
        <w:rPr>
          <w:rFonts w:ascii="Times" w:hAnsi="Times"/>
          <w:lang w:val="en-US"/>
        </w:rPr>
        <w:t>These are illustrated below</w:t>
      </w:r>
      <w:r w:rsidR="00732454" w:rsidRPr="006E51D1">
        <w:rPr>
          <w:rFonts w:ascii="Times" w:hAnsi="Times"/>
          <w:lang w:val="en-US"/>
        </w:rPr>
        <w:t xml:space="preserve"> </w:t>
      </w:r>
      <w:r w:rsidR="002B2B55" w:rsidRPr="006E51D1">
        <w:rPr>
          <w:rFonts w:ascii="Times" w:hAnsi="Times"/>
          <w:lang w:val="en-US"/>
        </w:rPr>
        <w:t>and explained with the following equations.</w:t>
      </w:r>
    </w:p>
    <w:p w14:paraId="1113211E" w14:textId="4BCB00B6" w:rsidR="002B2B55" w:rsidRPr="006E51D1" w:rsidRDefault="00992D48" w:rsidP="00A84E83">
      <w:pPr>
        <w:rPr>
          <w:rFonts w:ascii="Times" w:eastAsiaTheme="minorEastAsia" w:hAnsi="Times"/>
          <w:lang w:val="en-US"/>
        </w:rPr>
      </w:pPr>
      <m:oMathPara>
        <m:oMathParaPr>
          <m:jc m:val="left"/>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Temperature scales</m:t>
          </m:r>
        </m:oMath>
      </m:oMathPara>
    </w:p>
    <w:p w14:paraId="4DD61648" w14:textId="04C6D99E" w:rsidR="00C0301B" w:rsidRPr="006E51D1" w:rsidRDefault="00992D48" w:rsidP="00A84E83">
      <w:pPr>
        <w:rPr>
          <w:rFonts w:ascii="Times" w:eastAsiaTheme="minorEastAsia" w:hAnsi="Times"/>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oMath>
      <w:r w:rsidR="008259FF" w:rsidRPr="006E51D1">
        <w:rPr>
          <w:rFonts w:ascii="Times" w:eastAsiaTheme="minorEastAsia" w:hAnsi="Times"/>
          <w:lang w:val="en-US"/>
        </w:rPr>
        <w:t>:</w:t>
      </w:r>
      <w:r w:rsidR="00651CEC" w:rsidRPr="006E51D1">
        <w:rPr>
          <w:rFonts w:ascii="Times" w:eastAsiaTheme="minorEastAsia" w:hAnsi="Times"/>
          <w:lang w:val="en-US"/>
        </w:rPr>
        <w:t xml:space="preserve"> </w:t>
      </w:r>
      <w:r w:rsidR="0076513E" w:rsidRPr="006E51D1">
        <w:rPr>
          <w:rFonts w:ascii="Times" w:eastAsiaTheme="minorEastAsia" w:hAnsi="Times"/>
          <w:lang w:val="en-US"/>
        </w:rPr>
        <w:t>E</w:t>
      </w:r>
      <w:r w:rsidR="00651CEC" w:rsidRPr="006E51D1">
        <w:rPr>
          <w:rFonts w:ascii="Times" w:eastAsiaTheme="minorEastAsia" w:hAnsi="Times"/>
          <w:lang w:val="en-US"/>
        </w:rPr>
        <w:t>nergy conservation</w:t>
      </w:r>
    </w:p>
    <w:p w14:paraId="5CF86258" w14:textId="75E866DB" w:rsidR="00651CEC" w:rsidRPr="006E51D1" w:rsidRDefault="00992D48" w:rsidP="00A84E83">
      <w:pPr>
        <w:rPr>
          <w:rFonts w:ascii="Times" w:hAnsi="Times"/>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r>
          <w:rPr>
            <w:rFonts w:ascii="Cambria Math" w:hAnsi="Cambria Math"/>
            <w:lang w:val="en-US"/>
          </w:rPr>
          <m:t>:</m:t>
        </m:r>
      </m:oMath>
      <w:r w:rsidR="008807F1" w:rsidRPr="006E51D1">
        <w:rPr>
          <w:rFonts w:ascii="Times" w:eastAsiaTheme="minorEastAsia" w:hAnsi="Times"/>
          <w:lang w:val="en-US"/>
        </w:rPr>
        <w:t xml:space="preserve"> Direction </w:t>
      </w:r>
      <w:r w:rsidR="0076513E" w:rsidRPr="006E51D1">
        <w:rPr>
          <w:rFonts w:ascii="Times" w:eastAsiaTheme="minorEastAsia" w:hAnsi="Times"/>
          <w:lang w:val="en-US"/>
        </w:rPr>
        <w:t>and value of heat</w:t>
      </w:r>
    </w:p>
    <w:p w14:paraId="1579115A" w14:textId="77777777" w:rsidR="006E51D1" w:rsidRDefault="00B0450E" w:rsidP="006E51D1">
      <w:pPr>
        <w:keepNext/>
      </w:pPr>
      <w:r>
        <w:rPr>
          <w:noProof/>
          <w:lang w:val="en-US"/>
        </w:rPr>
        <w:drawing>
          <wp:inline distT="0" distB="0" distL="0" distR="0" wp14:anchorId="5F166FA9" wp14:editId="2638A2B8">
            <wp:extent cx="4292600" cy="2425700"/>
            <wp:effectExtent l="0" t="0" r="0" b="0"/>
            <wp:docPr id="70806569" name="Bildobjekt 3" descr="En bild som visar diagram, cirkel,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569" name="Bildobjekt 3" descr="En bild som visar diagram, cirkel, linje&#10;&#10;Automatiskt genererad beskrivning"/>
                    <pic:cNvPicPr/>
                  </pic:nvPicPr>
                  <pic:blipFill>
                    <a:blip r:embed="rId8">
                      <a:extLst>
                        <a:ext uri="{28A0092B-C50C-407E-A947-70E740481C1C}">
                          <a14:useLocalDpi xmlns:a14="http://schemas.microsoft.com/office/drawing/2010/main" val="0"/>
                        </a:ext>
                      </a:extLst>
                    </a:blip>
                    <a:stretch>
                      <a:fillRect/>
                    </a:stretch>
                  </pic:blipFill>
                  <pic:spPr>
                    <a:xfrm>
                      <a:off x="0" y="0"/>
                      <a:ext cx="4292600" cy="2425700"/>
                    </a:xfrm>
                    <a:prstGeom prst="rect">
                      <a:avLst/>
                    </a:prstGeom>
                  </pic:spPr>
                </pic:pic>
              </a:graphicData>
            </a:graphic>
          </wp:inline>
        </w:drawing>
      </w:r>
    </w:p>
    <w:p w14:paraId="63654B96" w14:textId="40F34C39" w:rsidR="006E51D1" w:rsidRPr="006E51D1" w:rsidRDefault="006E51D1" w:rsidP="006E51D1">
      <w:pPr>
        <w:pStyle w:val="Beskrivning"/>
        <w:rPr>
          <w:lang w:val="en-US"/>
        </w:rPr>
      </w:pPr>
      <w:r w:rsidRPr="006E51D1">
        <w:rPr>
          <w:lang w:val="en-US"/>
        </w:rPr>
        <w:t xml:space="preserve">Figure </w:t>
      </w:r>
      <w:r>
        <w:fldChar w:fldCharType="begin"/>
      </w:r>
      <w:r w:rsidRPr="006E51D1">
        <w:rPr>
          <w:lang w:val="en-US"/>
        </w:rPr>
        <w:instrText xml:space="preserve"> SEQ Figure \* ARABIC </w:instrText>
      </w:r>
      <w:r>
        <w:fldChar w:fldCharType="separate"/>
      </w:r>
      <w:r w:rsidR="00BB23BD">
        <w:rPr>
          <w:noProof/>
          <w:lang w:val="en-US"/>
        </w:rPr>
        <w:t>2</w:t>
      </w:r>
      <w:r>
        <w:fldChar w:fldCharType="end"/>
      </w:r>
      <w:r w:rsidRPr="006E51D1">
        <w:rPr>
          <w:lang w:val="en-US"/>
        </w:rPr>
        <w:t>: Fundamental thermodynamic principles</w:t>
      </w:r>
    </w:p>
    <w:p w14:paraId="492A987B" w14:textId="537120BD" w:rsidR="001C7ABF" w:rsidRPr="006E51D1" w:rsidRDefault="001C7ABF" w:rsidP="00A84E83">
      <w:pPr>
        <w:rPr>
          <w:rFonts w:ascii="Times" w:eastAsiaTheme="minorEastAsia" w:hAnsi="Times"/>
          <w:lang w:val="en-US"/>
        </w:rPr>
      </w:pPr>
      <w:r w:rsidRPr="006E51D1">
        <w:rPr>
          <w:rFonts w:ascii="Times" w:hAnsi="Times"/>
          <w:lang w:val="en-US"/>
        </w:rPr>
        <w:t xml:space="preserve">In the picture above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m:t>
        </m:r>
      </m:oMath>
      <w:r w:rsidRPr="006E51D1">
        <w:rPr>
          <w:rFonts w:ascii="Times" w:eastAsiaTheme="minorEastAsia" w:hAnsi="Times"/>
          <w:lang w:val="en-US"/>
        </w:rPr>
        <w:t xml:space="preserve">is </w:t>
      </w:r>
      <w:r w:rsidR="00774AFE" w:rsidRPr="006E51D1">
        <w:rPr>
          <w:rFonts w:ascii="Times" w:eastAsiaTheme="minorEastAsia" w:hAnsi="Times"/>
          <w:lang w:val="en-US"/>
        </w:rPr>
        <w:t xml:space="preserve">a </w:t>
      </w:r>
      <w:r w:rsidR="00E71729" w:rsidRPr="006E51D1">
        <w:rPr>
          <w:rFonts w:ascii="Times" w:eastAsiaTheme="minorEastAsia" w:hAnsi="Times"/>
          <w:lang w:val="en-US"/>
        </w:rPr>
        <w:t xml:space="preserve">heat </w:t>
      </w:r>
      <w:r w:rsidR="00774AFE" w:rsidRPr="006E51D1">
        <w:rPr>
          <w:rFonts w:ascii="Times" w:eastAsiaTheme="minorEastAsia" w:hAnsi="Times"/>
          <w:lang w:val="en-US"/>
        </w:rPr>
        <w:t xml:space="preserve">flow source, meaning </w:t>
      </w:r>
      <w:r w:rsidR="00F14D82" w:rsidRPr="006E51D1">
        <w:rPr>
          <w:rFonts w:ascii="Times" w:eastAsiaTheme="minorEastAsia" w:hAnsi="Times"/>
          <w:lang w:val="en-US"/>
        </w:rPr>
        <w:t xml:space="preserve">that we inject </w:t>
      </w:r>
      <w:r w:rsidR="00603E51" w:rsidRPr="006E51D1">
        <w:rPr>
          <w:rFonts w:ascii="Times" w:eastAsiaTheme="minorEastAsia" w:hAnsi="Times"/>
          <w:lang w:val="en-US"/>
        </w:rPr>
        <w:t xml:space="preserve">energy </w:t>
      </w:r>
      <w:r w:rsidR="002F5D71" w:rsidRPr="006E51D1">
        <w:rPr>
          <w:rFonts w:ascii="Times" w:eastAsiaTheme="minorEastAsia" w:hAnsi="Times"/>
          <w:lang w:val="en-US"/>
        </w:rPr>
        <w:t xml:space="preserve">without changing the flow. </w:t>
      </w:r>
    </w:p>
    <w:p w14:paraId="1756E643" w14:textId="7609C822" w:rsidR="00BA28E6" w:rsidRPr="006E51D1" w:rsidRDefault="00992D48" w:rsidP="00A84E83">
      <w:pPr>
        <w:rPr>
          <w:rFonts w:ascii="Times" w:eastAsiaTheme="minorEastAsia" w:hAnsi="Times"/>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oMath>
      <w:r w:rsidR="00EE60BF" w:rsidRPr="006E51D1">
        <w:rPr>
          <w:rFonts w:ascii="Times" w:eastAsiaTheme="minorEastAsia" w:hAnsi="Times"/>
          <w:lang w:val="en-US"/>
        </w:rPr>
        <w:t xml:space="preserve"> is a temperature source</w:t>
      </w:r>
      <w:r w:rsidR="009668AB" w:rsidRPr="006E51D1">
        <w:rPr>
          <w:rFonts w:ascii="Times" w:eastAsiaTheme="minorEastAsia" w:hAnsi="Times"/>
          <w:lang w:val="en-US"/>
        </w:rPr>
        <w:t xml:space="preserve"> that influences the system's temperature without being affected by the system itself</w:t>
      </w:r>
      <w:r w:rsidR="009668AB" w:rsidRPr="006E51D1">
        <w:rPr>
          <w:rFonts w:ascii="Times" w:eastAsiaTheme="minorEastAsia" w:hAnsi="Times"/>
          <w:lang w:val="en-US"/>
        </w:rPr>
        <w:t xml:space="preserve">. </w:t>
      </w:r>
      <w:r w:rsidR="007F0B85" w:rsidRPr="006E51D1">
        <w:rPr>
          <w:rFonts w:ascii="Times" w:eastAsiaTheme="minorEastAsia" w:hAnsi="Times"/>
          <w:lang w:val="en-US"/>
        </w:rPr>
        <w:t>This means that b</w:t>
      </w:r>
      <w:r w:rsidR="007F0B85" w:rsidRPr="006E51D1">
        <w:rPr>
          <w:rFonts w:ascii="Cambria Math" w:eastAsiaTheme="minorEastAsia" w:hAnsi="Cambria Math" w:cs="Cambria Math"/>
          <w:lang w:val="en-US"/>
        </w:rPr>
        <w:t>₁</w:t>
      </w:r>
      <w:r w:rsidR="007F0B85" w:rsidRPr="006E51D1">
        <w:rPr>
          <w:rFonts w:ascii="Times" w:eastAsiaTheme="minorEastAsia" w:hAnsi="Times"/>
          <w:lang w:val="en-US"/>
        </w:rPr>
        <w:t xml:space="preserve"> acts as a fixed temperature reference or setpoint, such as a heating or cooling function.</w:t>
      </w:r>
    </w:p>
    <w:p w14:paraId="774F9DAD" w14:textId="74B0BD4F" w:rsidR="00556BCD" w:rsidRPr="006E51D1" w:rsidRDefault="00773CA0" w:rsidP="00A84E83">
      <w:pPr>
        <w:rPr>
          <w:rFonts w:ascii="Times" w:eastAsiaTheme="minorEastAsia" w:hAnsi="Times"/>
          <w:lang w:val="en-US"/>
        </w:rPr>
      </w:pPr>
      <m:oMath>
        <m:r>
          <w:rPr>
            <w:rFonts w:ascii="Cambria Math" w:hAnsi="Cambria Math"/>
            <w:lang w:val="en-US"/>
          </w:rPr>
          <m:t>θ</m:t>
        </m:r>
      </m:oMath>
      <w:r w:rsidRPr="006E51D1">
        <w:rPr>
          <w:rFonts w:ascii="Times" w:eastAsiaTheme="minorEastAsia" w:hAnsi="Times"/>
          <w:lang w:val="en-US"/>
        </w:rPr>
        <w:t xml:space="preserve"> </w:t>
      </w:r>
      <w:r w:rsidR="00A7789A" w:rsidRPr="006E51D1">
        <w:rPr>
          <w:rFonts w:ascii="Times" w:eastAsiaTheme="minorEastAsia" w:hAnsi="Times"/>
          <w:lang w:val="en-US"/>
        </w:rPr>
        <w:t xml:space="preserve">represents the </w:t>
      </w:r>
      <w:r w:rsidR="007827B8" w:rsidRPr="006E51D1">
        <w:rPr>
          <w:rFonts w:ascii="Times" w:eastAsiaTheme="minorEastAsia" w:hAnsi="Times"/>
          <w:lang w:val="en-US"/>
        </w:rPr>
        <w:t xml:space="preserve">temperature </w:t>
      </w:r>
      <w:r w:rsidR="00411F94" w:rsidRPr="006E51D1">
        <w:rPr>
          <w:rFonts w:ascii="Times" w:eastAsiaTheme="minorEastAsia" w:hAnsi="Times"/>
          <w:lang w:val="en-US"/>
        </w:rPr>
        <w:t xml:space="preserve">at a node. </w:t>
      </w:r>
    </w:p>
    <w:p w14:paraId="417D04B3" w14:textId="7606281F" w:rsidR="00411F94" w:rsidRPr="006E51D1" w:rsidRDefault="004874A1" w:rsidP="00A84E83">
      <w:pPr>
        <w:rPr>
          <w:rFonts w:ascii="Times" w:eastAsiaTheme="minorEastAsia" w:hAnsi="Times"/>
          <w:lang w:val="en-US"/>
        </w:rPr>
      </w:pPr>
      <w:r w:rsidRPr="006E51D1">
        <w:rPr>
          <w:rFonts w:ascii="Times" w:eastAsiaTheme="minorEastAsia" w:hAnsi="Times"/>
          <w:lang w:val="en-US"/>
        </w:rPr>
        <w:t xml:space="preserve">q </w:t>
      </w:r>
      <w:r w:rsidR="00B64CCB" w:rsidRPr="006E51D1">
        <w:rPr>
          <w:rFonts w:ascii="Times" w:eastAsiaTheme="minorEastAsia" w:hAnsi="Times"/>
          <w:lang w:val="en-US"/>
        </w:rPr>
        <w:t>is the flow of a branch.</w:t>
      </w:r>
    </w:p>
    <w:p w14:paraId="1D93DDB5" w14:textId="608F22EC" w:rsidR="00B64CCB" w:rsidRPr="006E51D1" w:rsidRDefault="00653829" w:rsidP="00A84E83">
      <w:pPr>
        <w:rPr>
          <w:rFonts w:ascii="Times" w:eastAsiaTheme="minorEastAsia" w:hAnsi="Times"/>
          <w:lang w:val="en-US"/>
        </w:rPr>
      </w:pPr>
      <w:r w:rsidRPr="006E51D1">
        <w:rPr>
          <w:rFonts w:ascii="Times" w:eastAsiaTheme="minorEastAsia" w:hAnsi="Times"/>
          <w:lang w:val="en-US"/>
        </w:rPr>
        <w:t xml:space="preserve">G </w:t>
      </w:r>
      <w:r w:rsidR="00FD327A" w:rsidRPr="006E51D1">
        <w:rPr>
          <w:rFonts w:ascii="Times" w:eastAsiaTheme="minorEastAsia" w:hAnsi="Times"/>
          <w:lang w:val="en-US"/>
        </w:rPr>
        <w:t xml:space="preserve">represents the </w:t>
      </w:r>
      <w:r w:rsidR="00520C7F" w:rsidRPr="006E51D1">
        <w:rPr>
          <w:rFonts w:ascii="Times" w:eastAsiaTheme="minorEastAsia" w:hAnsi="Times"/>
          <w:lang w:val="en-US"/>
        </w:rPr>
        <w:t xml:space="preserve">thermal conductivity. </w:t>
      </w:r>
    </w:p>
    <w:p w14:paraId="76EF7ACA" w14:textId="2D9CE16E" w:rsidR="00FD327A" w:rsidRPr="006E51D1" w:rsidRDefault="00FD327A" w:rsidP="00A84E83">
      <w:pPr>
        <w:rPr>
          <w:rFonts w:ascii="Times" w:hAnsi="Times"/>
          <w:lang w:val="en-US"/>
        </w:rPr>
      </w:pPr>
      <w:r w:rsidRPr="006E51D1">
        <w:rPr>
          <w:rFonts w:ascii="Times" w:hAnsi="Times"/>
          <w:lang w:val="en-US"/>
        </w:rPr>
        <w:t>e</w:t>
      </w:r>
      <w:r w:rsidRPr="006E51D1">
        <w:rPr>
          <w:rFonts w:ascii="Cambria Math" w:hAnsi="Cambria Math" w:cs="Cambria Math"/>
          <w:lang w:val="en-US"/>
        </w:rPr>
        <w:t>₁</w:t>
      </w:r>
      <w:r w:rsidRPr="006E51D1">
        <w:rPr>
          <w:rFonts w:ascii="Times" w:hAnsi="Times"/>
          <w:lang w:val="en-US"/>
        </w:rPr>
        <w:t xml:space="preserve"> is the temperature difference across a thermal element, and it drives the heat flow.</w:t>
      </w:r>
    </w:p>
    <w:p w14:paraId="742BEB44" w14:textId="5D7E88A1" w:rsidR="00F872A0" w:rsidRPr="006E51D1" w:rsidRDefault="00F872A0" w:rsidP="00A84E83">
      <w:pPr>
        <w:rPr>
          <w:rFonts w:ascii="Times" w:hAnsi="Times"/>
          <w:lang w:val="en-US"/>
        </w:rPr>
      </w:pPr>
      <w:r w:rsidRPr="006E51D1">
        <w:rPr>
          <w:rFonts w:ascii="Times" w:hAnsi="Times"/>
          <w:lang w:val="en-US"/>
        </w:rPr>
        <w:t xml:space="preserve">With these things in </w:t>
      </w:r>
      <w:r w:rsidR="005B7665" w:rsidRPr="006E51D1">
        <w:rPr>
          <w:rFonts w:ascii="Times" w:hAnsi="Times"/>
          <w:lang w:val="en-US"/>
        </w:rPr>
        <w:t>mind,</w:t>
      </w:r>
      <w:r w:rsidRPr="006E51D1">
        <w:rPr>
          <w:rFonts w:ascii="Times" w:hAnsi="Times"/>
          <w:lang w:val="en-US"/>
        </w:rPr>
        <w:t xml:space="preserve"> </w:t>
      </w:r>
      <w:r w:rsidR="00D54F1C" w:rsidRPr="006E51D1">
        <w:rPr>
          <w:rFonts w:ascii="Times" w:hAnsi="Times"/>
          <w:lang w:val="en-US"/>
        </w:rPr>
        <w:t xml:space="preserve">it is now possible to </w:t>
      </w:r>
      <w:r w:rsidR="00011D36" w:rsidRPr="006E51D1">
        <w:rPr>
          <w:rFonts w:ascii="Times" w:hAnsi="Times"/>
          <w:lang w:val="en-US"/>
        </w:rPr>
        <w:t xml:space="preserve">make a thermal model out of our chosen </w:t>
      </w:r>
      <w:r w:rsidR="004F028E" w:rsidRPr="006E51D1">
        <w:rPr>
          <w:rFonts w:ascii="Times" w:hAnsi="Times"/>
          <w:lang w:val="en-US"/>
        </w:rPr>
        <w:t xml:space="preserve">building. </w:t>
      </w:r>
    </w:p>
    <w:p w14:paraId="5274D136" w14:textId="41D5490D" w:rsidR="00F84137" w:rsidRPr="006E51D1" w:rsidRDefault="00F84137" w:rsidP="00F84137">
      <w:pPr>
        <w:pStyle w:val="Rubrik1"/>
        <w:rPr>
          <w:rFonts w:ascii="Times" w:hAnsi="Times"/>
          <w:lang w:val="en-US"/>
        </w:rPr>
      </w:pPr>
      <w:r w:rsidRPr="006E51D1">
        <w:rPr>
          <w:rFonts w:ascii="Times" w:hAnsi="Times"/>
          <w:lang w:val="en-US"/>
        </w:rPr>
        <w:t xml:space="preserve">Thermal Model </w:t>
      </w:r>
    </w:p>
    <w:p w14:paraId="67046FA9" w14:textId="0F64EF85" w:rsidR="000D270C" w:rsidRPr="006E51D1" w:rsidRDefault="001926E3" w:rsidP="000D270C">
      <w:pPr>
        <w:rPr>
          <w:rFonts w:ascii="Times" w:hAnsi="Times"/>
          <w:lang w:val="en-US"/>
        </w:rPr>
      </w:pPr>
      <w:r w:rsidRPr="006E51D1">
        <w:rPr>
          <w:rFonts w:ascii="Times" w:hAnsi="Times"/>
          <w:lang w:val="en-US"/>
        </w:rPr>
        <w:t>The previously described building is depicted using nodes and flows by the following model.</w:t>
      </w:r>
      <w:r w:rsidR="000D270C" w:rsidRPr="006E51D1">
        <w:rPr>
          <w:rFonts w:ascii="Times" w:hAnsi="Times"/>
          <w:lang w:val="en-US"/>
        </w:rPr>
        <w:t xml:space="preserve"> </w:t>
      </w:r>
      <w:r w:rsidR="000D270C" w:rsidRPr="006E51D1">
        <w:rPr>
          <w:rFonts w:ascii="Times" w:hAnsi="Times"/>
          <w:lang w:val="en-US"/>
        </w:rPr>
        <w:t xml:space="preserve">In the thermal model, each material is depicted using two resistances and a node. The nodes correspond to the temperatures in volumes, points or surfaces. In this case the temperatures in the air, materials in walls and windows and set point temperatures. The branches </w:t>
      </w:r>
      <w:r w:rsidR="00CA4E81" w:rsidRPr="006E51D1">
        <w:rPr>
          <w:rFonts w:ascii="Times" w:hAnsi="Times"/>
          <w:lang w:val="en-US"/>
        </w:rPr>
        <w:t>correspond</w:t>
      </w:r>
      <w:r w:rsidR="000D270C" w:rsidRPr="006E51D1">
        <w:rPr>
          <w:rFonts w:ascii="Times" w:hAnsi="Times"/>
          <w:lang w:val="en-US"/>
        </w:rPr>
        <w:t xml:space="preserve"> to the heat flow rate between the temperature nodes.</w:t>
      </w:r>
    </w:p>
    <w:p w14:paraId="4020133E" w14:textId="303C9943" w:rsidR="00F84137" w:rsidRDefault="00F84137" w:rsidP="00F84137">
      <w:pPr>
        <w:rPr>
          <w:lang w:val="en-US"/>
        </w:rPr>
      </w:pPr>
    </w:p>
    <w:p w14:paraId="59B2589C" w14:textId="3BCBCC0B" w:rsidR="006E51D1" w:rsidRDefault="00D575BA" w:rsidP="006E51D1">
      <w:pPr>
        <w:keepNext/>
      </w:pPr>
      <w:r>
        <w:lastRenderedPageBreak/>
        <w:fldChar w:fldCharType="begin"/>
      </w:r>
      <w:r>
        <w:instrText xml:space="preserve"> INCLUDEPICTURE "https://raw.githubusercontent.com/Giupi02/M9-Energy-management-in-building/cfac45362e561d1800203550fc30b48d18dc9dbf/thermal.png" \* MERGEFORMATINET </w:instrText>
      </w:r>
      <w:r>
        <w:fldChar w:fldCharType="separate"/>
      </w:r>
      <w:r>
        <w:rPr>
          <w:noProof/>
        </w:rPr>
        <w:drawing>
          <wp:inline distT="0" distB="0" distL="0" distR="0" wp14:anchorId="145FA761" wp14:editId="0D95D1CF">
            <wp:extent cx="6384009" cy="4129873"/>
            <wp:effectExtent l="0" t="0" r="4445" b="0"/>
            <wp:docPr id="259207154" name="Bildobjekt 1" descr="Therm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a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5703" cy="4150376"/>
                    </a:xfrm>
                    <a:prstGeom prst="rect">
                      <a:avLst/>
                    </a:prstGeom>
                    <a:noFill/>
                    <a:ln>
                      <a:noFill/>
                    </a:ln>
                  </pic:spPr>
                </pic:pic>
              </a:graphicData>
            </a:graphic>
          </wp:inline>
        </w:drawing>
      </w:r>
      <w:r>
        <w:fldChar w:fldCharType="end"/>
      </w:r>
    </w:p>
    <w:p w14:paraId="05DCD225" w14:textId="7F7C9F29" w:rsidR="005C6A7D" w:rsidRDefault="006E51D1" w:rsidP="006E51D1">
      <w:pPr>
        <w:pStyle w:val="Beskrivning"/>
      </w:pPr>
      <w:proofErr w:type="spellStart"/>
      <w:r>
        <w:t>Figure</w:t>
      </w:r>
      <w:proofErr w:type="spellEnd"/>
      <w:r>
        <w:t xml:space="preserve"> </w:t>
      </w:r>
      <w:r>
        <w:fldChar w:fldCharType="begin"/>
      </w:r>
      <w:r>
        <w:instrText xml:space="preserve"> SEQ Figure \* ARABIC </w:instrText>
      </w:r>
      <w:r>
        <w:fldChar w:fldCharType="separate"/>
      </w:r>
      <w:r w:rsidR="00BB23BD">
        <w:rPr>
          <w:noProof/>
        </w:rPr>
        <w:t>3</w:t>
      </w:r>
      <w:r>
        <w:fldChar w:fldCharType="end"/>
      </w:r>
      <w:r>
        <w:t xml:space="preserve">: </w:t>
      </w:r>
      <w:proofErr w:type="spellStart"/>
      <w:r>
        <w:t>Thermal</w:t>
      </w:r>
      <w:proofErr w:type="spellEnd"/>
      <w:r>
        <w:t xml:space="preserve"> </w:t>
      </w:r>
      <w:proofErr w:type="spellStart"/>
      <w:r>
        <w:t>model</w:t>
      </w:r>
      <w:proofErr w:type="spellEnd"/>
    </w:p>
    <w:p w14:paraId="1DDC5A98" w14:textId="6D68537A" w:rsidR="00322377" w:rsidRPr="006E51D1" w:rsidRDefault="00846495" w:rsidP="00F84137">
      <w:pPr>
        <w:rPr>
          <w:rFonts w:ascii="Times" w:hAnsi="Times"/>
          <w:lang w:val="en-US"/>
        </w:rPr>
      </w:pPr>
      <w:r w:rsidRPr="006E51D1">
        <w:rPr>
          <w:rFonts w:ascii="Times" w:hAnsi="Times"/>
          <w:lang w:val="en-US"/>
        </w:rPr>
        <w:t xml:space="preserve">As shown on the left side of the model the </w:t>
      </w:r>
      <w:proofErr w:type="spellStart"/>
      <w:r w:rsidR="00B02475" w:rsidRPr="006E51D1">
        <w:rPr>
          <w:rFonts w:ascii="Times" w:hAnsi="Times"/>
          <w:lang w:val="en-US"/>
        </w:rPr>
        <w:t>colours</w:t>
      </w:r>
      <w:proofErr w:type="spellEnd"/>
      <w:r w:rsidR="00B02475" w:rsidRPr="006E51D1">
        <w:rPr>
          <w:rFonts w:ascii="Times" w:hAnsi="Times"/>
          <w:lang w:val="en-US"/>
        </w:rPr>
        <w:t xml:space="preserve"> have the following meaning</w:t>
      </w:r>
    </w:p>
    <w:p w14:paraId="7119938C" w14:textId="0FEBA614" w:rsidR="00B02475" w:rsidRPr="006E51D1" w:rsidRDefault="006A49D3" w:rsidP="00467C91">
      <w:pPr>
        <w:pStyle w:val="Liststycke"/>
        <w:numPr>
          <w:ilvl w:val="0"/>
          <w:numId w:val="4"/>
        </w:numPr>
        <w:rPr>
          <w:rFonts w:ascii="Times" w:hAnsi="Times"/>
          <w:lang w:val="en-US"/>
        </w:rPr>
      </w:pPr>
      <w:r w:rsidRPr="006E51D1">
        <w:rPr>
          <w:rFonts w:ascii="Times" w:hAnsi="Times"/>
          <w:lang w:val="en-US"/>
        </w:rPr>
        <w:t xml:space="preserve">The thermal conductivities </w:t>
      </w:r>
      <w:r w:rsidR="00F25C7B" w:rsidRPr="006E51D1">
        <w:rPr>
          <w:rFonts w:ascii="Times" w:hAnsi="Times"/>
          <w:lang w:val="en-US"/>
        </w:rPr>
        <w:t xml:space="preserve">with </w:t>
      </w:r>
      <w:r w:rsidR="00F25C7B" w:rsidRPr="006E51D1">
        <w:rPr>
          <w:rFonts w:ascii="Times" w:hAnsi="Times"/>
          <w:b/>
          <w:bCs/>
          <w:lang w:val="en-US"/>
        </w:rPr>
        <w:t>conduction</w:t>
      </w:r>
      <w:r w:rsidR="00F25C7B" w:rsidRPr="006E51D1">
        <w:rPr>
          <w:rFonts w:ascii="Times" w:hAnsi="Times"/>
          <w:lang w:val="en-US"/>
        </w:rPr>
        <w:t xml:space="preserve"> are in blue</w:t>
      </w:r>
    </w:p>
    <w:p w14:paraId="3B6D825E" w14:textId="37C1EC27" w:rsidR="00D32D85" w:rsidRPr="006E51D1" w:rsidRDefault="00BD440D" w:rsidP="00D32D85">
      <w:pPr>
        <w:pStyle w:val="Liststycke"/>
        <w:numPr>
          <w:ilvl w:val="1"/>
          <w:numId w:val="4"/>
        </w:numPr>
        <w:rPr>
          <w:rFonts w:ascii="Times" w:hAnsi="Times"/>
          <w:lang w:val="en-US"/>
        </w:rPr>
      </w:pPr>
      <w:r w:rsidRPr="006E51D1">
        <w:rPr>
          <w:rFonts w:ascii="Times" w:hAnsi="Times"/>
          <w:b/>
          <w:bCs/>
          <w:lang w:val="en-US"/>
        </w:rPr>
        <w:t>Convection</w:t>
      </w:r>
      <w:r w:rsidRPr="006E51D1">
        <w:rPr>
          <w:rFonts w:ascii="Times" w:hAnsi="Times"/>
          <w:lang w:val="en-US"/>
        </w:rPr>
        <w:t xml:space="preserve"> is in yellow</w:t>
      </w:r>
    </w:p>
    <w:p w14:paraId="3EDEA798" w14:textId="3AD54148" w:rsidR="00BD440D" w:rsidRDefault="00BD440D" w:rsidP="00D32D85">
      <w:pPr>
        <w:pStyle w:val="Liststycke"/>
        <w:numPr>
          <w:ilvl w:val="1"/>
          <w:numId w:val="4"/>
        </w:numPr>
        <w:rPr>
          <w:rFonts w:ascii="Times" w:hAnsi="Times"/>
          <w:lang w:val="en-US"/>
        </w:rPr>
      </w:pPr>
      <w:r w:rsidRPr="006E51D1">
        <w:rPr>
          <w:rFonts w:ascii="Times" w:hAnsi="Times"/>
          <w:b/>
          <w:bCs/>
          <w:lang w:val="en-US"/>
        </w:rPr>
        <w:t>Ventilation</w:t>
      </w:r>
      <w:r w:rsidRPr="006E51D1">
        <w:rPr>
          <w:rFonts w:ascii="Times" w:hAnsi="Times"/>
          <w:lang w:val="en-US"/>
        </w:rPr>
        <w:t xml:space="preserve"> is in green</w:t>
      </w:r>
    </w:p>
    <w:p w14:paraId="7BC05CF0" w14:textId="0B18223C" w:rsidR="00E466E1" w:rsidRPr="00712B9A" w:rsidRDefault="006836F1" w:rsidP="00E466E1">
      <w:pPr>
        <w:pStyle w:val="Liststycke"/>
        <w:numPr>
          <w:ilvl w:val="0"/>
          <w:numId w:val="4"/>
        </w:numPr>
        <w:rPr>
          <w:rFonts w:ascii="Times" w:hAnsi="Times"/>
          <w:lang w:val="en-US"/>
        </w:rPr>
      </w:pPr>
      <w:r>
        <w:rPr>
          <w:rFonts w:ascii="Times" w:hAnsi="Times"/>
          <w:lang w:val="en-US"/>
        </w:rPr>
        <w:t xml:space="preserve">The nodes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5</m:t>
            </m:r>
          </m:sub>
        </m:sSub>
        <m:r>
          <w:rPr>
            <w:rFonts w:ascii="Cambria Math" w:hAnsi="Cambria Math"/>
            <w:lang w:val="en-US"/>
          </w:rPr>
          <m:t>and</m:t>
        </m:r>
      </m:oMath>
      <w:r w:rsidR="00EF696D">
        <w:rPr>
          <w:rFonts w:ascii="Times" w:eastAsiaTheme="minorEastAsia" w:hAnsi="Times"/>
          <w:lang w:val="en-US"/>
        </w:rPr>
        <w:t xml:space="preserve"> (can´t tell from the bad </w:t>
      </w:r>
      <w:proofErr w:type="spellStart"/>
      <w:r w:rsidR="00EF696D">
        <w:rPr>
          <w:rFonts w:ascii="Times" w:eastAsiaTheme="minorEastAsia" w:hAnsi="Times"/>
          <w:lang w:val="en-US"/>
        </w:rPr>
        <w:t>resultion</w:t>
      </w:r>
      <w:proofErr w:type="spellEnd"/>
      <w:r w:rsidR="00EF696D">
        <w:rPr>
          <w:rFonts w:ascii="Times" w:eastAsiaTheme="minorEastAsia" w:hAnsi="Times"/>
          <w:lang w:val="en-US"/>
        </w:rPr>
        <w:t xml:space="preserve"> of the picture) are the temperature for the bathroom and the living room/kitchen</w:t>
      </w:r>
    </w:p>
    <w:p w14:paraId="49B3D6B9" w14:textId="77777777" w:rsidR="00712B9A" w:rsidRDefault="00712B9A" w:rsidP="00712B9A">
      <w:pPr>
        <w:rPr>
          <w:rFonts w:ascii="Times" w:hAnsi="Times"/>
          <w:lang w:val="en-US"/>
        </w:rPr>
      </w:pPr>
    </w:p>
    <w:p w14:paraId="6429DE76" w14:textId="1E31D199" w:rsidR="00712B9A" w:rsidRPr="00712B9A" w:rsidRDefault="00712B9A" w:rsidP="00712B9A">
      <w:pPr>
        <w:rPr>
          <w:rFonts w:ascii="Times" w:hAnsi="Times"/>
          <w:lang w:val="en-US"/>
        </w:rPr>
      </w:pPr>
      <w:r w:rsidRPr="00712B9A">
        <w:rPr>
          <w:rFonts w:ascii="Times" w:hAnsi="Times"/>
          <w:highlight w:val="yellow"/>
          <w:lang w:val="en-US"/>
        </w:rPr>
        <w:t>If there is time, smaller picture of part of the thermal model with clearer description</w:t>
      </w:r>
      <w:r>
        <w:rPr>
          <w:rFonts w:ascii="Times" w:hAnsi="Times"/>
          <w:lang w:val="en-US"/>
        </w:rPr>
        <w:t xml:space="preserve"> </w:t>
      </w:r>
    </w:p>
    <w:p w14:paraId="15379605" w14:textId="77777777" w:rsidR="00BD440D" w:rsidRPr="006E51D1" w:rsidRDefault="00BD440D" w:rsidP="00BD440D">
      <w:pPr>
        <w:rPr>
          <w:rFonts w:ascii="Times" w:hAnsi="Times"/>
          <w:lang w:val="en-US"/>
        </w:rPr>
      </w:pPr>
    </w:p>
    <w:p w14:paraId="7AEA31A1" w14:textId="77777777" w:rsidR="00AC3DBC" w:rsidRPr="006E51D1" w:rsidRDefault="00AC3DBC" w:rsidP="00F84137">
      <w:pPr>
        <w:rPr>
          <w:rFonts w:ascii="Times" w:hAnsi="Times"/>
          <w:lang w:val="en-US"/>
        </w:rPr>
      </w:pPr>
    </w:p>
    <w:p w14:paraId="50DBA4F1" w14:textId="6EDF9886" w:rsidR="00AC3DBC" w:rsidRPr="00AC3DBC" w:rsidRDefault="00AC3DBC" w:rsidP="00AC3DBC">
      <w:pPr>
        <w:rPr>
          <w:rFonts w:ascii="Times" w:hAnsi="Times"/>
          <w:lang w:val="en-US"/>
        </w:rPr>
      </w:pPr>
      <w:r w:rsidRPr="00AC3DBC">
        <w:rPr>
          <w:rFonts w:ascii="Times" w:hAnsi="Times"/>
          <w:lang w:val="en-US"/>
        </w:rPr>
        <w:t>The volumetric flow rate of the air,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/s</m:t>
        </m:r>
      </m:oMath>
      <w:r w:rsidR="00407779" w:rsidRPr="006E51D1">
        <w:rPr>
          <w:rFonts w:ascii="Times" w:hAnsi="Times"/>
          <w:lang w:val="en-US"/>
        </w:rPr>
        <w:t>,</w:t>
      </w:r>
      <w:r w:rsidRPr="00AC3DBC">
        <w:rPr>
          <w:rFonts w:ascii="Times" w:hAnsi="Times"/>
          <w:lang w:val="en-US"/>
        </w:rPr>
        <w:t xml:space="preserve"> with the following equation:</w:t>
      </w:r>
    </w:p>
    <w:p w14:paraId="1553A205" w14:textId="47E67404" w:rsidR="00AC3DBC" w:rsidRPr="00AC3DBC" w:rsidRDefault="00A311D7" w:rsidP="00AC3DBC">
      <w:pPr>
        <w:rPr>
          <w:rFonts w:ascii="Times" w:hAnsi="Times"/>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m:rPr>
                      <m:sty m:val="p"/>
                    </m:rP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ACH</m:t>
                  </m:r>
                  <m:sSub>
                    <m:sSubPr>
                      <m:ctrlPr>
                        <w:rPr>
                          <w:rFonts w:ascii="Cambria Math" w:hAnsi="Cambria Math"/>
                          <w:i/>
                          <w:lang w:val="en-US"/>
                        </w:rPr>
                      </m:ctrlPr>
                    </m:sSubPr>
                    <m:e>
                      <m:r>
                        <w:rPr>
                          <w:rFonts w:ascii="Cambria Math" w:hAnsi="Cambria Math"/>
                          <w:lang w:val="en-US"/>
                        </w:rPr>
                        <m:t>∙</m:t>
                      </m:r>
                      <m:r>
                        <w:rPr>
                          <w:rFonts w:ascii="Cambria Math" w:hAnsi="Cambria Math"/>
                          <w:lang w:val="en-US"/>
                        </w:rPr>
                        <m:t>V</m:t>
                      </m:r>
                    </m:e>
                    <m:sub>
                      <m:r>
                        <w:rPr>
                          <w:rFonts w:ascii="Cambria Math" w:hAnsi="Cambria Math"/>
                          <w:lang w:val="en-US"/>
                        </w:rPr>
                        <m:t>a</m:t>
                      </m:r>
                    </m:sub>
                  </m:sSub>
                </m:num>
                <m:den>
                  <m:r>
                    <w:rPr>
                      <w:rFonts w:ascii="Cambria Math" w:hAnsi="Cambria Math"/>
                      <w:lang w:val="en-US"/>
                    </w:rPr>
                    <m:t>3600</m:t>
                  </m:r>
                </m:den>
              </m:f>
            </m:e>
          </m:acc>
        </m:oMath>
      </m:oMathPara>
    </w:p>
    <w:p w14:paraId="7D27B1C9" w14:textId="76507528" w:rsidR="00AC3DBC" w:rsidRPr="00AC3DBC" w:rsidRDefault="00AC3DBC" w:rsidP="00AC3DBC">
      <w:pPr>
        <w:rPr>
          <w:rFonts w:ascii="Times" w:hAnsi="Times"/>
          <w:lang w:val="en-US"/>
        </w:rPr>
      </w:pPr>
      <w:r w:rsidRPr="00AC3DBC">
        <w:rPr>
          <w:rFonts w:ascii="Times" w:hAnsi="Times"/>
          <w:lang w:val="en-US"/>
        </w:rPr>
        <w:t>Where ACH is the air changes per hours, 1/h</w:t>
      </w:r>
      <w:r w:rsidR="00200C7E" w:rsidRPr="00CE66BE">
        <w:rPr>
          <w:rFonts w:ascii="Times" w:hAnsi="Times"/>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oMath>
      <w:r w:rsidRPr="00AC3DBC">
        <w:rPr>
          <w:rFonts w:ascii="Times" w:hAnsi="Times"/>
          <w:lang w:val="en-US"/>
        </w:rPr>
        <w:t> is the volume of the air,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r w:rsidR="00200C7E" w:rsidRPr="00CE66BE">
        <w:rPr>
          <w:rFonts w:ascii="Times" w:hAnsi="Times"/>
          <w:lang w:val="en-US"/>
        </w:rPr>
        <w:t xml:space="preserve"> </w:t>
      </w:r>
      <w:r w:rsidRPr="00AC3DBC">
        <w:rPr>
          <w:rFonts w:ascii="Times" w:hAnsi="Times"/>
          <w:lang w:val="en-US"/>
        </w:rPr>
        <w:t>and 3600 is the number of seconds in one hour</w:t>
      </w:r>
      <w:r w:rsidR="00200C7E" w:rsidRPr="00CE66BE">
        <w:rPr>
          <w:rFonts w:ascii="Times" w:hAnsi="Times"/>
          <w:lang w:val="en-US"/>
        </w:rPr>
        <w:t xml:space="preserve">. </w:t>
      </w:r>
    </w:p>
    <w:p w14:paraId="30EE3EF3" w14:textId="77777777" w:rsidR="00AC3DBC" w:rsidRPr="00CE66BE" w:rsidRDefault="00AC3DBC" w:rsidP="00F84137">
      <w:pPr>
        <w:rPr>
          <w:rFonts w:ascii="Times" w:hAnsi="Times"/>
          <w:lang w:val="en-US"/>
        </w:rPr>
      </w:pPr>
    </w:p>
    <w:p w14:paraId="71994A96" w14:textId="77777777" w:rsidR="003E2CD9" w:rsidRPr="00CE66BE" w:rsidRDefault="003E2CD9" w:rsidP="003E2CD9">
      <w:pPr>
        <w:rPr>
          <w:rFonts w:ascii="Times" w:hAnsi="Times"/>
          <w:lang w:val="en-US"/>
        </w:rPr>
      </w:pPr>
    </w:p>
    <w:p w14:paraId="56CB2131" w14:textId="43E310E9" w:rsidR="00122264" w:rsidRPr="00CE66BE" w:rsidRDefault="005F616E" w:rsidP="005F616E">
      <w:pPr>
        <w:pStyle w:val="Rubrik1"/>
        <w:rPr>
          <w:rFonts w:ascii="Times" w:hAnsi="Times"/>
          <w:lang w:val="en-US"/>
        </w:rPr>
      </w:pPr>
      <w:r w:rsidRPr="00CE66BE">
        <w:rPr>
          <w:rFonts w:ascii="Times" w:hAnsi="Times"/>
          <w:lang w:val="en-US"/>
        </w:rPr>
        <w:t>Controller</w:t>
      </w:r>
    </w:p>
    <w:p w14:paraId="4114218C" w14:textId="77777777" w:rsidR="000D3E15" w:rsidRPr="000D3E15" w:rsidRDefault="000D3E15" w:rsidP="000D3E15">
      <w:pPr>
        <w:rPr>
          <w:rFonts w:ascii="Times" w:hAnsi="Times"/>
          <w:lang w:val="en-US"/>
        </w:rPr>
      </w:pPr>
      <w:r w:rsidRPr="000D3E15">
        <w:rPr>
          <w:rFonts w:ascii="Times" w:hAnsi="Times"/>
          <w:lang w:val="en-US"/>
        </w:rPr>
        <w:t>The model utilizes a proportional heater, which is a simple representation of a controller.</w:t>
      </w:r>
    </w:p>
    <w:p w14:paraId="3C57BD2B" w14:textId="7E313385" w:rsidR="000D3E15" w:rsidRPr="000D3E15" w:rsidRDefault="000D3E15" w:rsidP="000D3E15">
      <w:pPr>
        <w:rPr>
          <w:rFonts w:ascii="Times" w:hAnsi="Times"/>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HVAC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i,sp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m:t>
              </m:r>
            </m:sub>
          </m:sSub>
          <m:r>
            <w:rPr>
              <w:rFonts w:ascii="Cambria Math" w:hAnsi="Cambria Math"/>
              <w:lang w:val="en-US"/>
            </w:rPr>
            <m:t>)</m:t>
          </m:r>
        </m:oMath>
      </m:oMathPara>
    </w:p>
    <w:p w14:paraId="0D00F523" w14:textId="0AE2BD1A" w:rsidR="000D3E15" w:rsidRPr="000D3E15" w:rsidRDefault="000D3E15" w:rsidP="000D3E15">
      <w:pPr>
        <w:rPr>
          <w:rFonts w:ascii="Times" w:hAnsi="Times"/>
          <w:lang w:val="en-US"/>
        </w:rPr>
      </w:pPr>
      <w:r w:rsidRPr="000D3E15">
        <w:rPr>
          <w:rFonts w:ascii="Times" w:hAnsi="Times"/>
          <w:lang w:val="en-US"/>
        </w:rPr>
        <w:t>It works by changing the heat flow rate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HVAC</m:t>
            </m:r>
          </m:sub>
        </m:sSub>
      </m:oMath>
      <w:r w:rsidRPr="000D3E15">
        <w:rPr>
          <w:rFonts w:ascii="Times" w:hAnsi="Times"/>
          <w:lang w:val="en-US"/>
        </w:rPr>
        <w:t xml:space="preserve"> </w:t>
      </w:r>
      <w:proofErr w:type="gramStart"/>
      <w:r w:rsidRPr="000D3E15">
        <w:rPr>
          <w:rFonts w:ascii="Times" w:hAnsi="Times"/>
          <w:lang w:val="en-US"/>
        </w:rPr>
        <w:t>in order to</w:t>
      </w:r>
      <w:proofErr w:type="gramEnd"/>
      <w:r w:rsidRPr="000D3E15">
        <w:rPr>
          <w:rFonts w:ascii="Times" w:hAnsi="Times"/>
          <w:lang w:val="en-US"/>
        </w:rPr>
        <w:t xml:space="preserve"> controll the indoor temperature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m:t>
            </m:r>
          </m:sub>
        </m:sSub>
      </m:oMath>
      <w:r w:rsidRPr="000D3E15">
        <w:rPr>
          <w:rFonts w:ascii="Times" w:hAnsi="Times"/>
          <w:lang w:val="en-US"/>
        </w:rPr>
        <w:t>to its setpoint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i,sp</m:t>
            </m:r>
          </m:sub>
        </m:sSub>
      </m:oMath>
    </w:p>
    <w:p w14:paraId="78C9035F" w14:textId="1A0B119B" w:rsidR="000D3E15" w:rsidRPr="00CE66BE" w:rsidRDefault="000D3E15" w:rsidP="000D3E15">
      <w:pPr>
        <w:rPr>
          <w:rFonts w:ascii="Times" w:hAnsi="Times"/>
          <w:lang w:val="en-US"/>
        </w:rPr>
      </w:pPr>
      <w:r w:rsidRPr="000D3E15">
        <w:rPr>
          <w:rFonts w:ascii="Times" w:hAnsi="Times"/>
          <w:lang w:val="en-US"/>
        </w:rPr>
        <w:t>The </w:t>
      </w:r>
      <w:proofErr w:type="spellStart"/>
      <w:r w:rsidRPr="000D3E15">
        <w:rPr>
          <w:rFonts w:ascii="Times" w:hAnsi="Times"/>
          <w:lang w:val="en-US"/>
        </w:rPr>
        <w:t>Kp</w:t>
      </w:r>
      <w:proofErr w:type="spellEnd"/>
      <w:r w:rsidRPr="000D3E15">
        <w:rPr>
          <w:rFonts w:ascii="Times" w:hAnsi="Times"/>
          <w:lang w:val="en-US"/>
        </w:rPr>
        <w:t xml:space="preserve"> value, the proportional gain of the controller, </w:t>
      </w:r>
      <w:r w:rsidR="00946260" w:rsidRPr="00CE66BE">
        <w:rPr>
          <w:rFonts w:ascii="Times" w:hAnsi="Times"/>
          <w:lang w:val="en-US"/>
        </w:rPr>
        <w:t>w</w:t>
      </w:r>
      <w:r w:rsidR="005548DD" w:rsidRPr="00CE66BE">
        <w:rPr>
          <w:rFonts w:ascii="Times" w:hAnsi="Times"/>
          <w:lang w:val="en-US"/>
        </w:rPr>
        <w:t xml:space="preserve">hen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5548DD" w:rsidRPr="00CE66BE">
        <w:rPr>
          <w:rFonts w:ascii="Times" w:hAnsi="Times"/>
          <w:lang w:val="en-US"/>
        </w:rPr>
        <w:t xml:space="preserve"> = 10,000, it represents an almost perfect controller that corrects temperature deviations instantly. However, such a high gain may not be realistic in practice, as it can lead to instability or oscillations.</w:t>
      </w:r>
    </w:p>
    <w:p w14:paraId="6222E8ED" w14:textId="77777777" w:rsidR="00A5091F" w:rsidRPr="00CE66BE" w:rsidRDefault="00A5091F" w:rsidP="000D3E15">
      <w:pPr>
        <w:rPr>
          <w:rFonts w:ascii="Times" w:hAnsi="Times"/>
          <w:lang w:val="en-US"/>
        </w:rPr>
      </w:pPr>
    </w:p>
    <w:p w14:paraId="19A772A9" w14:textId="77777777" w:rsidR="00A5091F" w:rsidRPr="000D3E15" w:rsidRDefault="00A5091F" w:rsidP="000D3E15">
      <w:pPr>
        <w:rPr>
          <w:rFonts w:ascii="Times" w:hAnsi="Times"/>
          <w:lang w:val="en-US"/>
        </w:rPr>
      </w:pPr>
    </w:p>
    <w:p w14:paraId="6FAC8D1E" w14:textId="32D56697" w:rsidR="005F616E" w:rsidRPr="00CE66BE" w:rsidRDefault="00846A8C" w:rsidP="00846A8C">
      <w:pPr>
        <w:pStyle w:val="Rubrik1"/>
        <w:rPr>
          <w:rFonts w:ascii="Times" w:hAnsi="Times"/>
          <w:lang w:val="en-US"/>
        </w:rPr>
      </w:pPr>
      <w:r w:rsidRPr="00CE66BE">
        <w:rPr>
          <w:rFonts w:ascii="Times" w:hAnsi="Times"/>
          <w:lang w:val="en-US"/>
        </w:rPr>
        <w:t xml:space="preserve">Steady state model </w:t>
      </w:r>
    </w:p>
    <w:p w14:paraId="4C18B9CA" w14:textId="2E1D4333" w:rsidR="00846A8C" w:rsidRPr="00CE66BE" w:rsidRDefault="00EA1391" w:rsidP="00846A8C">
      <w:pPr>
        <w:rPr>
          <w:rFonts w:ascii="Times" w:hAnsi="Times"/>
          <w:lang w:val="en-US"/>
        </w:rPr>
      </w:pPr>
      <w:proofErr w:type="gramStart"/>
      <w:r w:rsidRPr="00CE66BE">
        <w:rPr>
          <w:rFonts w:ascii="Times" w:hAnsi="Times"/>
          <w:lang w:val="en-US"/>
        </w:rPr>
        <w:t>In order to</w:t>
      </w:r>
      <w:proofErr w:type="gramEnd"/>
      <w:r w:rsidRPr="00CE66BE">
        <w:rPr>
          <w:rFonts w:ascii="Times" w:hAnsi="Times"/>
          <w:lang w:val="en-US"/>
        </w:rPr>
        <w:t xml:space="preserve"> </w:t>
      </w:r>
      <w:r w:rsidR="00267284" w:rsidRPr="00CE66BE">
        <w:rPr>
          <w:rFonts w:ascii="Times" w:hAnsi="Times"/>
          <w:lang w:val="en-US"/>
        </w:rPr>
        <w:t xml:space="preserve">determine the temperatures at the nodes and the heat flows along the branches the </w:t>
      </w:r>
      <w:proofErr w:type="spellStart"/>
      <w:r w:rsidR="00FB5816" w:rsidRPr="00CE66BE">
        <w:rPr>
          <w:rFonts w:ascii="Times" w:hAnsi="Times"/>
          <w:lang w:val="en-US"/>
        </w:rPr>
        <w:t>Differntial</w:t>
      </w:r>
      <w:proofErr w:type="spellEnd"/>
      <w:r w:rsidR="00FB5816" w:rsidRPr="00CE66BE">
        <w:rPr>
          <w:rFonts w:ascii="Times" w:hAnsi="Times"/>
          <w:lang w:val="en-US"/>
        </w:rPr>
        <w:t xml:space="preserve"> Algebraic Equations needed to be solved. </w:t>
      </w:r>
    </w:p>
    <w:p w14:paraId="2C9F08E4" w14:textId="1A782708" w:rsidR="00DC5A06" w:rsidRPr="00CE66BE" w:rsidRDefault="006E41B9" w:rsidP="00846A8C">
      <w:pPr>
        <w:rPr>
          <w:rFonts w:ascii="Times" w:eastAsiaTheme="minorEastAsia" w:hAnsi="Times"/>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GAθ+</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Gb+f</m:t>
                  </m:r>
                </m:e>
                <m:e>
                  <m:r>
                    <w:rPr>
                      <w:rFonts w:ascii="Cambria Math" w:hAnsi="Cambria Math"/>
                      <w:lang w:val="en-US"/>
                    </w:rPr>
                    <m:t>q=G(-Aθ+b)</m:t>
                  </m:r>
                </m:e>
              </m:eqArr>
            </m:e>
          </m:d>
        </m:oMath>
      </m:oMathPara>
    </w:p>
    <w:p w14:paraId="217B7B7A" w14:textId="48ADAE76" w:rsidR="002A72CE" w:rsidRPr="002A72CE" w:rsidRDefault="002A72CE" w:rsidP="002A72CE">
      <w:pPr>
        <w:rPr>
          <w:rFonts w:ascii="Times" w:hAnsi="Times" w:cs="Cambria Math"/>
          <w:lang w:val="en-US"/>
        </w:rPr>
      </w:pPr>
      <w:r w:rsidRPr="002A72CE">
        <w:rPr>
          <w:rFonts w:ascii="Cambria Math" w:hAnsi="Cambria Math" w:cs="Cambria Math"/>
        </w:rPr>
        <w:t>𝐺</w:t>
      </w:r>
      <w:r w:rsidRPr="002A72CE">
        <w:rPr>
          <w:rFonts w:ascii="Times" w:hAnsi="Times" w:cs="Cambria Math"/>
          <w:lang w:val="en-US"/>
        </w:rPr>
        <w:t xml:space="preserve"> is the conductance matrix, a diagonal matrix of size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q</m:t>
            </m:r>
          </m:sub>
        </m:sSub>
      </m:oMath>
      <w:r w:rsidRPr="00CE66BE">
        <w:rPr>
          <w:rFonts w:ascii="Times" w:hAnsi="Times" w:cs="Cambria Math"/>
          <w:lang w:val="en-US"/>
        </w:rPr>
        <w:t xml:space="preserve"> ×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q</m:t>
            </m:r>
          </m:sub>
        </m:sSub>
      </m:oMath>
      <w:r w:rsidRPr="002A72CE">
        <w:rPr>
          <w:rFonts w:ascii="Times" w:hAnsi="Times" w:cs="Cambria Math"/>
          <w:lang w:val="en-US"/>
        </w:rPr>
        <w:t xml:space="preserve">, where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q</m:t>
            </m:r>
          </m:sub>
        </m:sSub>
      </m:oMath>
      <w:r w:rsidR="00426167" w:rsidRPr="002A72CE">
        <w:rPr>
          <w:rFonts w:ascii="Times" w:hAnsi="Times" w:cs="Cambria Math"/>
          <w:lang w:val="en-US"/>
        </w:rPr>
        <w:t xml:space="preserve"> </w:t>
      </w:r>
      <w:r w:rsidRPr="002A72CE">
        <w:rPr>
          <w:rFonts w:ascii="Times" w:hAnsi="Times" w:cs="Cambria Math"/>
          <w:lang w:val="en-US"/>
        </w:rPr>
        <w:t>is the number of branches</w:t>
      </w:r>
      <w:r w:rsidR="006C58AC" w:rsidRPr="00CE66BE">
        <w:rPr>
          <w:rFonts w:ascii="Times" w:hAnsi="Times" w:cs="Cambria Math"/>
          <w:lang w:val="en-US"/>
        </w:rPr>
        <w:t>.</w:t>
      </w:r>
    </w:p>
    <w:p w14:paraId="193CB2F7" w14:textId="54D1C7C9" w:rsidR="002A72CE" w:rsidRPr="002A72CE" w:rsidRDefault="002A72CE" w:rsidP="002A72CE">
      <w:pPr>
        <w:rPr>
          <w:rFonts w:ascii="Times" w:hAnsi="Times" w:cs="Cambria Math"/>
          <w:lang w:val="en-US"/>
        </w:rPr>
      </w:pPr>
      <w:r w:rsidRPr="002A72CE">
        <w:rPr>
          <w:rFonts w:ascii="Cambria Math" w:hAnsi="Cambria Math" w:cs="Cambria Math"/>
        </w:rPr>
        <w:t>𝜃</w:t>
      </w:r>
      <w:r w:rsidRPr="002A72CE">
        <w:rPr>
          <w:rFonts w:ascii="Times" w:hAnsi="Times" w:cs="Cambria Math"/>
          <w:lang w:val="en-US"/>
        </w:rPr>
        <w:t xml:space="preserve"> is the temperature vector of size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θ</m:t>
            </m:r>
          </m:sub>
        </m:sSub>
      </m:oMath>
      <w:r w:rsidRPr="002A72CE">
        <w:rPr>
          <w:rFonts w:ascii="Times" w:hAnsi="Times" w:cs="Cambria Math"/>
          <w:lang w:val="en-US"/>
        </w:rPr>
        <w:t xml:space="preserve">, where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θ</m:t>
            </m:r>
          </m:sub>
        </m:sSub>
        <m:r>
          <w:rPr>
            <w:rFonts w:ascii="Cambria Math" w:hAnsi="Cambria Math" w:cs="Cambria Math"/>
            <w:lang w:val="en-US"/>
          </w:rPr>
          <m:t xml:space="preserve"> </m:t>
        </m:r>
      </m:oMath>
      <w:r w:rsidRPr="002A72CE">
        <w:rPr>
          <w:rFonts w:ascii="Times" w:hAnsi="Times" w:cs="Cambria Math"/>
          <w:lang w:val="en-US"/>
        </w:rPr>
        <w:t>corresponds to the number of temperature nodes in the model.</w:t>
      </w:r>
    </w:p>
    <w:p w14:paraId="48AA77AF" w14:textId="1C830550" w:rsidR="002A72CE" w:rsidRPr="002A72CE" w:rsidRDefault="002A72CE" w:rsidP="002A72CE">
      <w:pPr>
        <w:rPr>
          <w:rFonts w:ascii="Times" w:hAnsi="Times" w:cs="Cambria Math"/>
          <w:lang w:val="en-US"/>
        </w:rPr>
      </w:pPr>
      <w:r w:rsidRPr="002A72CE">
        <w:rPr>
          <w:rFonts w:ascii="Cambria Math" w:hAnsi="Cambria Math" w:cs="Cambria Math"/>
        </w:rPr>
        <w:t>𝑞</w:t>
      </w:r>
      <w:r w:rsidRPr="002A72CE">
        <w:rPr>
          <w:rFonts w:ascii="Times" w:hAnsi="Times" w:cs="Cambria Math"/>
          <w:lang w:val="en-US"/>
        </w:rPr>
        <w:t xml:space="preserve"> is the heat flow vector, also of size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q</m:t>
            </m:r>
          </m:sub>
        </m:sSub>
      </m:oMath>
      <w:r w:rsidRPr="002A72CE">
        <w:rPr>
          <w:rFonts w:ascii="Times" w:hAnsi="Times" w:cs="Cambria Math"/>
          <w:lang w:val="en-US"/>
        </w:rPr>
        <w:t xml:space="preserve">, representing the </w:t>
      </w:r>
      <w:proofErr w:type="gramStart"/>
      <w:r w:rsidRPr="002A72CE">
        <w:rPr>
          <w:rFonts w:ascii="Times" w:hAnsi="Times" w:cs="Cambria Math"/>
          <w:lang w:val="en-US"/>
        </w:rPr>
        <w:t>heat transfer</w:t>
      </w:r>
      <w:proofErr w:type="gramEnd"/>
      <w:r w:rsidRPr="002A72CE">
        <w:rPr>
          <w:rFonts w:ascii="Times" w:hAnsi="Times" w:cs="Cambria Math"/>
          <w:lang w:val="en-US"/>
        </w:rPr>
        <w:t xml:space="preserve"> through each branch.</w:t>
      </w:r>
    </w:p>
    <w:p w14:paraId="4EBE5921" w14:textId="28751797" w:rsidR="002A72CE" w:rsidRPr="002A72CE" w:rsidRDefault="002A72CE" w:rsidP="002A72CE">
      <w:pPr>
        <w:rPr>
          <w:rFonts w:ascii="Times" w:hAnsi="Times" w:cs="Cambria Math"/>
          <w:lang w:val="en-US"/>
        </w:rPr>
      </w:pPr>
      <w:r w:rsidRPr="002A72CE">
        <w:rPr>
          <w:rFonts w:ascii="Cambria Math" w:hAnsi="Cambria Math" w:cs="Cambria Math"/>
        </w:rPr>
        <w:t>𝐴</w:t>
      </w:r>
      <w:r w:rsidRPr="002A72CE">
        <w:rPr>
          <w:rFonts w:ascii="Times" w:hAnsi="Times" w:cs="Cambria Math"/>
          <w:lang w:val="en-US"/>
        </w:rPr>
        <w:t xml:space="preserve"> is the incidence matrix, with dimensions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q</m:t>
            </m:r>
          </m:sub>
        </m:sSub>
      </m:oMath>
      <w:r w:rsidRPr="00CE66BE">
        <w:rPr>
          <w:rFonts w:ascii="Times" w:hAnsi="Times" w:cs="Cambria Math"/>
          <w:lang w:val="en-US"/>
        </w:rPr>
        <w:t xml:space="preserv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θ</m:t>
            </m:r>
          </m:sub>
        </m:sSub>
      </m:oMath>
      <w:r w:rsidR="00483652" w:rsidRPr="00CE66BE">
        <w:rPr>
          <w:rFonts w:ascii="Times" w:hAnsi="Times" w:cs="Cambria Math"/>
          <w:lang w:val="en-US"/>
        </w:rPr>
        <w:t>,</w:t>
      </w:r>
      <w:r w:rsidRPr="00CE66BE">
        <w:rPr>
          <w:rFonts w:ascii="Times" w:hAnsi="Times" w:cs="Cambria Math"/>
          <w:lang w:val="en-US"/>
        </w:rPr>
        <w:t>.</w:t>
      </w:r>
      <w:r w:rsidRPr="002A72CE">
        <w:rPr>
          <w:rFonts w:ascii="Times" w:hAnsi="Times" w:cs="Cambria Math"/>
          <w:lang w:val="en-US"/>
        </w:rPr>
        <w:t xml:space="preserve"> It describes how temperature nodes are connected by directed branches, i.e., how heat flows between nodes.</w:t>
      </w:r>
    </w:p>
    <w:p w14:paraId="776E17AF" w14:textId="28C9E597" w:rsidR="002A72CE" w:rsidRPr="002A72CE" w:rsidRDefault="002A72CE" w:rsidP="002A72CE">
      <w:pPr>
        <w:rPr>
          <w:rFonts w:ascii="Times" w:hAnsi="Times" w:cs="Cambria Math"/>
          <w:lang w:val="en-US"/>
        </w:rPr>
      </w:pPr>
      <w:r w:rsidRPr="002A72CE">
        <w:rPr>
          <w:rFonts w:ascii="Cambria Math" w:hAnsi="Cambria Math" w:cs="Cambria Math"/>
        </w:rPr>
        <w:t>𝐶</w:t>
      </w:r>
      <w:r w:rsidRPr="002A72CE">
        <w:rPr>
          <w:rFonts w:ascii="Times" w:hAnsi="Times" w:cs="Cambria Math"/>
          <w:lang w:val="en-US"/>
        </w:rPr>
        <w:t xml:space="preserve"> is the thermal capacity matrix, a diagonal matrix of size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θ</m:t>
            </m:r>
          </m:sub>
        </m:sSub>
      </m:oMath>
      <w:r w:rsidR="00483652" w:rsidRPr="002A72CE">
        <w:rPr>
          <w:rFonts w:ascii="Times" w:hAnsi="Times" w:cs="Cambria Math"/>
          <w:lang w:val="en-US"/>
        </w:rPr>
        <w:t xml:space="preserve">, </w:t>
      </w:r>
      <w:r w:rsidRPr="002A72CE">
        <w:rPr>
          <w:rFonts w:ascii="Times" w:hAnsi="Times" w:cs="Cambria Math"/>
          <w:lang w:val="en-US"/>
        </w:rPr>
        <w:t xml:space="preserv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θ</m:t>
            </m:r>
          </m:sub>
        </m:sSub>
      </m:oMath>
      <w:r w:rsidR="00483652" w:rsidRPr="002A72CE">
        <w:rPr>
          <w:rFonts w:ascii="Times" w:hAnsi="Times" w:cs="Cambria Math"/>
          <w:lang w:val="en-US"/>
        </w:rPr>
        <w:t>,</w:t>
      </w:r>
      <w:r w:rsidRPr="002A72CE">
        <w:rPr>
          <w:rFonts w:ascii="Times" w:hAnsi="Times" w:cs="Cambria Math"/>
          <w:lang w:val="en-US"/>
        </w:rPr>
        <w:t>, assigning thermal capacity to each node.</w:t>
      </w:r>
    </w:p>
    <w:p w14:paraId="558F8677" w14:textId="7741BBD8" w:rsidR="002A72CE" w:rsidRPr="002A72CE" w:rsidRDefault="002A72CE" w:rsidP="002A72CE">
      <w:pPr>
        <w:rPr>
          <w:rFonts w:ascii="Times" w:hAnsi="Times" w:cs="Cambria Math"/>
          <w:lang w:val="en-US"/>
        </w:rPr>
      </w:pPr>
      <w:r w:rsidRPr="002A72CE">
        <w:rPr>
          <w:rFonts w:ascii="Cambria Math" w:hAnsi="Cambria Math" w:cs="Cambria Math"/>
        </w:rPr>
        <w:t>𝑏</w:t>
      </w:r>
      <w:r w:rsidRPr="002A72CE">
        <w:rPr>
          <w:rFonts w:ascii="Times" w:hAnsi="Times" w:cs="Cambria Math"/>
          <w:lang w:val="en-US"/>
        </w:rPr>
        <w:t xml:space="preserve"> is the temperature source vector, of size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q</m:t>
            </m:r>
          </m:sub>
        </m:sSub>
      </m:oMath>
      <w:r w:rsidRPr="002A72CE">
        <w:rPr>
          <w:rFonts w:ascii="Times" w:hAnsi="Times" w:cs="Cambria Math"/>
          <w:lang w:val="en-US"/>
        </w:rPr>
        <w:t>, representing imposed temperature differences across branches.</w:t>
      </w:r>
    </w:p>
    <w:p w14:paraId="7E2660AA" w14:textId="5AE2E7C9" w:rsidR="002A72CE" w:rsidRPr="002A72CE" w:rsidRDefault="002A72CE" w:rsidP="002A72CE">
      <w:pPr>
        <w:rPr>
          <w:rFonts w:ascii="Times" w:hAnsi="Times" w:cs="Cambria Math"/>
          <w:lang w:val="en-US"/>
        </w:rPr>
      </w:pPr>
      <w:r w:rsidRPr="002A72CE">
        <w:rPr>
          <w:rFonts w:ascii="Cambria Math" w:hAnsi="Cambria Math" w:cs="Cambria Math"/>
        </w:rPr>
        <w:t>𝑓</w:t>
      </w:r>
      <w:r w:rsidRPr="002A72CE">
        <w:rPr>
          <w:rFonts w:ascii="Times" w:hAnsi="Times" w:cs="Cambria Math"/>
          <w:lang w:val="en-US"/>
        </w:rPr>
        <w:t xml:space="preserve"> is the heat flow source vector, of size </w:t>
      </w:r>
      <m:oMath>
        <m:sSub>
          <m:sSubPr>
            <m:ctrlPr>
              <w:rPr>
                <w:rFonts w:ascii="Cambria Math" w:hAnsi="Cambria Math" w:cs="Cambria Math"/>
                <w:i/>
                <w:lang w:val="en-US"/>
              </w:rPr>
            </m:ctrlPr>
          </m:sSubPr>
          <m:e>
            <m:r>
              <w:rPr>
                <w:rFonts w:ascii="Cambria Math" w:hAnsi="Cambria Math" w:cs="Cambria Math"/>
                <w:lang w:val="en-US"/>
              </w:rPr>
              <m:t>n</m:t>
            </m:r>
          </m:e>
          <m:sub>
            <m:r>
              <w:rPr>
                <w:rFonts w:ascii="Cambria Math" w:hAnsi="Cambria Math" w:cs="Cambria Math"/>
                <w:lang w:val="en-US"/>
              </w:rPr>
              <m:t>θ</m:t>
            </m:r>
          </m:sub>
        </m:sSub>
      </m:oMath>
      <w:r w:rsidR="00483652" w:rsidRPr="002A72CE">
        <w:rPr>
          <w:rFonts w:ascii="Times" w:hAnsi="Times" w:cs="Cambria Math"/>
          <w:lang w:val="en-US"/>
        </w:rPr>
        <w:t>,</w:t>
      </w:r>
      <w:r w:rsidRPr="002A72CE">
        <w:rPr>
          <w:rFonts w:ascii="Times" w:hAnsi="Times" w:cs="Cambria Math"/>
          <w:lang w:val="en-US"/>
        </w:rPr>
        <w:t xml:space="preserve">, representing external </w:t>
      </w:r>
      <w:proofErr w:type="gramStart"/>
      <w:r w:rsidRPr="002A72CE">
        <w:rPr>
          <w:rFonts w:ascii="Times" w:hAnsi="Times" w:cs="Cambria Math"/>
          <w:lang w:val="en-US"/>
        </w:rPr>
        <w:t>heat inputs</w:t>
      </w:r>
      <w:proofErr w:type="gramEnd"/>
      <w:r w:rsidRPr="002A72CE">
        <w:rPr>
          <w:rFonts w:ascii="Times" w:hAnsi="Times" w:cs="Cambria Math"/>
          <w:lang w:val="en-US"/>
        </w:rPr>
        <w:t xml:space="preserve"> directly into nodes.</w:t>
      </w:r>
    </w:p>
    <w:p w14:paraId="6BAF543C" w14:textId="3082B58C" w:rsidR="00DC5E5B" w:rsidRPr="00CE66BE" w:rsidRDefault="00DC5E5B" w:rsidP="002A72CE">
      <w:pPr>
        <w:rPr>
          <w:rFonts w:ascii="Times" w:hAnsi="Times" w:cs="Cambria Math"/>
          <w:lang w:val="en-US"/>
        </w:rPr>
      </w:pPr>
    </w:p>
    <w:p w14:paraId="6A7F84ED" w14:textId="73F6F4F5" w:rsidR="06BB785E" w:rsidRPr="00CE66BE" w:rsidRDefault="06BB785E" w:rsidP="06BB785E">
      <w:pPr>
        <w:rPr>
          <w:rFonts w:ascii="Times" w:hAnsi="Times"/>
          <w:lang w:val="en-US"/>
        </w:rPr>
      </w:pPr>
    </w:p>
    <w:p w14:paraId="34A5B669" w14:textId="3DB65EFF" w:rsidR="00FB493A" w:rsidRPr="00CE66BE" w:rsidRDefault="00FB493A" w:rsidP="00FB493A">
      <w:pPr>
        <w:pStyle w:val="Rubrik1"/>
        <w:rPr>
          <w:rFonts w:ascii="Times" w:hAnsi="Times"/>
          <w:lang w:val="en-US"/>
        </w:rPr>
      </w:pPr>
      <w:r w:rsidRPr="00CE66BE">
        <w:rPr>
          <w:rFonts w:ascii="Times" w:hAnsi="Times"/>
          <w:lang w:val="en-US"/>
        </w:rPr>
        <w:lastRenderedPageBreak/>
        <w:t>Steady state model</w:t>
      </w:r>
    </w:p>
    <w:p w14:paraId="09B52DC8" w14:textId="6B9E0384" w:rsidR="00FB493A" w:rsidRPr="00CE66BE" w:rsidRDefault="00FA55B0" w:rsidP="00FB493A">
      <w:pPr>
        <w:rPr>
          <w:rFonts w:ascii="Times" w:hAnsi="Times"/>
          <w:lang w:val="en-US"/>
        </w:rPr>
      </w:pPr>
      <w:r w:rsidRPr="00CE66BE">
        <w:rPr>
          <w:rFonts w:ascii="Times" w:hAnsi="Times"/>
          <w:lang w:val="en-US"/>
        </w:rPr>
        <w:t>Matrix A defines the direction of flows between nodes. The rows correspond to individual flows, while the columns represent each node. A value of 1 indicates that a node receives the flow, whereas -1 signifies that the flow is leaving the node.</w:t>
      </w:r>
    </w:p>
    <w:p w14:paraId="09E6C777" w14:textId="77777777" w:rsidR="0033129D" w:rsidRPr="0033129D" w:rsidRDefault="0033129D" w:rsidP="0033129D">
      <w:pPr>
        <w:rPr>
          <w:rFonts w:ascii="Times" w:hAnsi="Times"/>
          <w:lang w:val="en-US"/>
        </w:rPr>
      </w:pPr>
      <w:r w:rsidRPr="0033129D">
        <w:rPr>
          <w:rFonts w:ascii="Times" w:hAnsi="Times"/>
          <w:lang w:val="en-US"/>
        </w:rPr>
        <w:t>Matrix G is a square matrix where each row and column correspond to a specific flow. It is a diagonal matrix, with each diagonal element representing the conductance (G-value) of the respective flow. The following equations are used for this:</w:t>
      </w:r>
    </w:p>
    <w:p w14:paraId="757EE875" w14:textId="594D4A38" w:rsidR="0033129D" w:rsidRPr="0033129D" w:rsidRDefault="00130394" w:rsidP="0033129D">
      <w:pPr>
        <w:rPr>
          <w:rFonts w:ascii="Times" w:hAnsi="Times"/>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cond</m:t>
              </m:r>
            </m:sub>
          </m:sSub>
          <m:r>
            <w:rPr>
              <w:rFonts w:ascii="Cambria Math" w:hAnsi="Cambria Math"/>
              <w:lang w:val="en-US"/>
            </w:rPr>
            <m:t>=S</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w</m:t>
              </m:r>
            </m:den>
          </m:f>
        </m:oMath>
      </m:oMathPara>
    </w:p>
    <w:p w14:paraId="20A8D49B" w14:textId="77777777" w:rsidR="0033129D" w:rsidRPr="0033129D" w:rsidRDefault="0033129D" w:rsidP="0033129D">
      <w:pPr>
        <w:rPr>
          <w:rFonts w:ascii="Times" w:hAnsi="Times"/>
          <w:lang w:val="en-US"/>
        </w:rPr>
      </w:pPr>
      <w:r w:rsidRPr="0033129D">
        <w:rPr>
          <w:rFonts w:ascii="Times" w:hAnsi="Times"/>
          <w:lang w:val="en-US"/>
        </w:rPr>
        <w:t>and</w:t>
      </w:r>
    </w:p>
    <w:p w14:paraId="07F0FAC8" w14:textId="396C349B" w:rsidR="0033129D" w:rsidRPr="0033129D" w:rsidRDefault="00130394" w:rsidP="0033129D">
      <w:pPr>
        <w:rPr>
          <w:rFonts w:ascii="Times" w:hAnsi="Times"/>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cv</m:t>
              </m:r>
            </m:sub>
          </m:sSub>
          <m:r>
            <w:rPr>
              <w:rFonts w:ascii="Cambria Math" w:hAnsi="Cambria Math"/>
              <w:lang w:val="en-US"/>
            </w:rPr>
            <m:t>=hS</m:t>
          </m:r>
        </m:oMath>
      </m:oMathPara>
    </w:p>
    <w:p w14:paraId="42D16E2C" w14:textId="77777777" w:rsidR="0033129D" w:rsidRPr="00CE66BE" w:rsidRDefault="0033129D" w:rsidP="0033129D">
      <w:pPr>
        <w:rPr>
          <w:rFonts w:ascii="Times" w:hAnsi="Times"/>
          <w:lang w:val="en-US"/>
        </w:rPr>
      </w:pPr>
      <w:r w:rsidRPr="0033129D">
        <w:rPr>
          <w:rFonts w:ascii="Times" w:hAnsi="Times"/>
          <w:lang w:val="en-US"/>
        </w:rPr>
        <w:t>For the ventilation, the conductance for ventilation/infiltration is calculated using the following equation</w:t>
      </w:r>
    </w:p>
    <w:p w14:paraId="7BFF656E" w14:textId="2BC6D208" w:rsidR="00723777" w:rsidRPr="0033129D" w:rsidRDefault="001B2BA8" w:rsidP="0033129D">
      <w:pPr>
        <w:rPr>
          <w:rFonts w:ascii="Times" w:hAnsi="Times"/>
          <w:lang w:val="en-US"/>
        </w:rPr>
      </w:pPr>
      <m:oMathPara>
        <m:oMath>
          <m:sSub>
            <m:sSubPr>
              <m:ctrlPr>
                <w:ins w:id="0" w:author="Microsoft Word" w:date="2025-04-13T11:23:00Z" w16du:dateUtc="2025-04-13T09:23:00Z">
                  <w:rPr>
                    <w:rFonts w:ascii="Cambria Math" w:hAnsi="Cambria Math"/>
                    <w:i/>
                    <w:lang w:val="en-US"/>
                  </w:rPr>
                </w:ins>
              </m:ctrlPr>
            </m:sSubPr>
            <m:e>
              <m:r>
                <w:ins w:id="1" w:author="Microsoft Word" w:date="2025-04-13T11:23:00Z" w16du:dateUtc="2025-04-13T09:23:00Z">
                  <w:rPr>
                    <w:rFonts w:ascii="Cambria Math" w:hAnsi="Cambria Math"/>
                    <w:lang w:val="en-US"/>
                  </w:rPr>
                  <m:t>G</m:t>
                </w:ins>
              </m:r>
            </m:e>
            <m:sub>
              <m:r>
                <w:ins w:id="2" w:author="Microsoft Word" w:date="2025-04-13T11:23:00Z" w16du:dateUtc="2025-04-13T09:23:00Z">
                  <w:rPr>
                    <w:rFonts w:ascii="Cambria Math" w:hAnsi="Cambria Math"/>
                    <w:lang w:val="en-US"/>
                  </w:rPr>
                  <m:t>v</m:t>
                </w:ins>
              </m:r>
            </m:sub>
          </m:sSub>
          <m:r>
            <w:ins w:id="3" w:author="Microsoft Word" w:date="2025-04-13T11:23:00Z" w16du:dateUtc="2025-04-13T09:23:00Z">
              <w:rPr>
                <w:rFonts w:ascii="Cambria Math" w:hAnsi="Cambria Math"/>
                <w:lang w:val="en-US"/>
              </w:rPr>
              <m:t>=</m:t>
            </w:ins>
          </m:r>
          <m:sSub>
            <m:sSubPr>
              <m:ctrlPr>
                <w:ins w:id="4" w:author="Microsoft Word" w:date="2025-04-13T11:23:00Z" w16du:dateUtc="2025-04-13T09:23:00Z">
                  <w:rPr>
                    <w:rFonts w:ascii="Cambria Math" w:hAnsi="Cambria Math"/>
                    <w:i/>
                    <w:lang w:val="en-US"/>
                  </w:rPr>
                </w:ins>
              </m:ctrlPr>
            </m:sSubPr>
            <m:e>
              <m:r>
                <w:ins w:id="5" w:author="Microsoft Word" w:date="2025-04-13T11:23:00Z" w16du:dateUtc="2025-04-13T09:23:00Z">
                  <w:rPr>
                    <w:rFonts w:ascii="Cambria Math" w:hAnsi="Cambria Math"/>
                    <w:lang w:val="en-US"/>
                  </w:rPr>
                  <m:t>ρ</m:t>
                </w:ins>
              </m:r>
            </m:e>
            <m:sub>
              <m:r>
                <w:ins w:id="6" w:author="Microsoft Word" w:date="2025-04-13T11:23:00Z" w16du:dateUtc="2025-04-13T09:23:00Z">
                  <w:rPr>
                    <w:rFonts w:ascii="Cambria Math" w:hAnsi="Cambria Math"/>
                    <w:lang w:val="en-US"/>
                  </w:rPr>
                  <m:t>a</m:t>
                </w:ins>
              </m:r>
            </m:sub>
          </m:sSub>
          <m:sSub>
            <m:sSubPr>
              <m:ctrlPr>
                <w:ins w:id="7" w:author="Microsoft Word" w:date="2025-04-13T11:23:00Z" w16du:dateUtc="2025-04-13T09:23:00Z">
                  <w:rPr>
                    <w:rFonts w:ascii="Cambria Math" w:hAnsi="Cambria Math"/>
                    <w:i/>
                    <w:lang w:val="en-US"/>
                  </w:rPr>
                </w:ins>
              </m:ctrlPr>
            </m:sSubPr>
            <m:e>
              <m:r>
                <w:ins w:id="8" w:author="Microsoft Word" w:date="2025-04-13T11:23:00Z" w16du:dateUtc="2025-04-13T09:23:00Z">
                  <w:rPr>
                    <w:rFonts w:ascii="Cambria Math" w:hAnsi="Cambria Math"/>
                    <w:lang w:val="en-US"/>
                  </w:rPr>
                  <m:t>c</m:t>
                </w:ins>
              </m:r>
            </m:e>
            <m:sub>
              <m:r>
                <w:ins w:id="9" w:author="Microsoft Word" w:date="2025-04-13T11:23:00Z" w16du:dateUtc="2025-04-13T09:23:00Z">
                  <w:rPr>
                    <w:rFonts w:ascii="Cambria Math" w:hAnsi="Cambria Math"/>
                    <w:lang w:val="en-US"/>
                  </w:rPr>
                  <m:t>a</m:t>
                </w:ins>
              </m:r>
            </m:sub>
          </m:sSub>
          <m:sSub>
            <m:sSubPr>
              <m:ctrlPr>
                <w:ins w:id="10" w:author="Microsoft Word" w:date="2025-04-13T11:23:00Z" w16du:dateUtc="2025-04-13T09:23:00Z">
                  <w:rPr>
                    <w:rFonts w:ascii="Cambria Math" w:hAnsi="Cambria Math"/>
                    <w:i/>
                    <w:lang w:val="en-US"/>
                  </w:rPr>
                </w:ins>
              </m:ctrlPr>
            </m:sSubPr>
            <m:e>
              <m:acc>
                <m:accPr>
                  <m:chr m:val="̇"/>
                  <m:ctrlPr>
                    <w:ins w:id="11" w:author="Microsoft Word" w:date="2025-04-13T11:23:00Z" w16du:dateUtc="2025-04-13T09:23:00Z">
                      <w:rPr>
                        <w:rFonts w:ascii="Cambria Math" w:hAnsi="Cambria Math"/>
                        <w:i/>
                        <w:lang w:val="en-US"/>
                      </w:rPr>
                    </w:ins>
                  </m:ctrlPr>
                </m:accPr>
                <m:e>
                  <m:r>
                    <w:ins w:id="12" w:author="Microsoft Word" w:date="2025-04-13T11:23:00Z" w16du:dateUtc="2025-04-13T09:23:00Z">
                      <w:rPr>
                        <w:rFonts w:ascii="Cambria Math" w:hAnsi="Cambria Math"/>
                        <w:lang w:val="en-US"/>
                      </w:rPr>
                      <m:t>V</m:t>
                    </w:ins>
                  </m:r>
                </m:e>
              </m:acc>
            </m:e>
            <m:sub>
              <m:r>
                <w:ins w:id="13" w:author="Microsoft Word" w:date="2025-04-13T11:23:00Z" w16du:dateUtc="2025-04-13T09:23:00Z">
                  <w:rPr>
                    <w:rFonts w:ascii="Cambria Math" w:hAnsi="Cambria Math"/>
                    <w:lang w:val="en-US"/>
                  </w:rPr>
                  <m:t>a</m:t>
                </w:ins>
              </m:r>
            </m:sub>
          </m:sSub>
        </m:oMath>
      </m:oMathPara>
    </w:p>
    <w:p w14:paraId="777C6B91" w14:textId="43728112" w:rsidR="0033129D" w:rsidRPr="0033129D" w:rsidRDefault="003F6F3B" w:rsidP="0033129D">
      <w:pPr>
        <w:rPr>
          <w:rFonts w:ascii="Times" w:hAnsi="Times"/>
          <w:lang w:val="en-US"/>
        </w:rPr>
      </w:pPr>
      <w:r w:rsidRPr="00CE66BE">
        <w:rPr>
          <w:rFonts w:ascii="Times" w:eastAsiaTheme="minorEastAsia" w:hAnsi="Times"/>
          <w:lang w:val="en-US"/>
        </w:rPr>
        <w:t xml:space="preserve">With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a</m:t>
            </m:r>
          </m:sub>
        </m:sSub>
      </m:oMath>
      <w:r w:rsidR="0033129D" w:rsidRPr="0033129D">
        <w:rPr>
          <w:rFonts w:ascii="Times" w:hAnsi="Times"/>
          <w:lang w:val="en-US"/>
        </w:rPr>
        <w:t>being the density of the air, the volumetric flow rate of the air is</w:t>
      </w:r>
      <w:r w:rsidRPr="00CE66BE">
        <w:rPr>
          <w:rFonts w:ascii="Times" w:hAnsi="Times"/>
          <w:lang w:val="en-US"/>
        </w:rPr>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r>
              <w:rPr>
                <w:rFonts w:ascii="Cambria Math" w:hAnsi="Cambria Math"/>
                <w:lang w:val="en-US"/>
              </w:rPr>
              <m:t>a</m:t>
            </m:r>
          </m:sub>
        </m:sSub>
      </m:oMath>
      <w:r w:rsidR="0033129D" w:rsidRPr="0033129D">
        <w:rPr>
          <w:rFonts w:ascii="Times" w:hAnsi="Times"/>
          <w:lang w:val="en-US"/>
        </w:rPr>
        <w:t>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m:t>
            </m:r>
          </m:sub>
        </m:sSub>
      </m:oMath>
      <w:r w:rsidR="0033129D" w:rsidRPr="0033129D">
        <w:rPr>
          <w:rFonts w:ascii="Times" w:hAnsi="Times"/>
          <w:lang w:val="en-US"/>
        </w:rPr>
        <w:t> is the specific heat capacity of the air.</w:t>
      </w:r>
    </w:p>
    <w:p w14:paraId="01CADD6C" w14:textId="77777777" w:rsidR="007E3CE8" w:rsidRPr="007E3CE8" w:rsidRDefault="007E3CE8" w:rsidP="007E3CE8">
      <w:pPr>
        <w:rPr>
          <w:rFonts w:ascii="Times" w:hAnsi="Times"/>
          <w:lang w:val="en-US"/>
        </w:rPr>
      </w:pPr>
      <w:r w:rsidRPr="007E3CE8">
        <w:rPr>
          <w:rFonts w:ascii="Times" w:hAnsi="Times"/>
          <w:lang w:val="en-US"/>
        </w:rPr>
        <w:t>Similarly, matrix C shares the same structure as matrix G, but instead of representing flows, its rows and columns correspond to nodes. The diagonal elements of C represent the capacity at each node:</w:t>
      </w:r>
    </w:p>
    <w:p w14:paraId="3210A5B6" w14:textId="33E644C5" w:rsidR="00723C09" w:rsidRPr="007E3CE8" w:rsidRDefault="001B2BA8" w:rsidP="007E3CE8">
      <w:pPr>
        <w:rPr>
          <w:rFonts w:ascii="Times" w:eastAsiaTheme="minorEastAsia" w:hAnsi="Times"/>
          <w:lang w:val="en-US"/>
        </w:rPr>
      </w:pPr>
      <m:oMath>
        <m:r>
          <w:rPr>
            <w:rFonts w:ascii="Cambria Math" w:hAnsi="Cambria Math"/>
            <w:lang w:val="en-US"/>
          </w:rPr>
          <m:t>C=ρcw</m:t>
        </m:r>
      </m:oMath>
      <w:r w:rsidR="00AA0AF8" w:rsidRPr="00CE66BE">
        <w:rPr>
          <w:rFonts w:ascii="Times" w:eastAsiaTheme="minorEastAsia" w:hAnsi="Times"/>
          <w:lang w:val="en-US"/>
        </w:rPr>
        <w:t>S</w:t>
      </w:r>
    </w:p>
    <w:p w14:paraId="4DD3C01A" w14:textId="77777777" w:rsidR="007E3CE8" w:rsidRPr="007E3CE8" w:rsidRDefault="007E3CE8" w:rsidP="007E3CE8">
      <w:pPr>
        <w:rPr>
          <w:rFonts w:ascii="Times" w:hAnsi="Times"/>
          <w:lang w:val="en-US"/>
        </w:rPr>
      </w:pPr>
      <w:r w:rsidRPr="007E3CE8">
        <w:rPr>
          <w:rFonts w:ascii="Times" w:hAnsi="Times"/>
          <w:lang w:val="en-US"/>
        </w:rPr>
        <w:t>Vector b is a column vector with as many rows as the number of flows. It represents the external temperature sources, which are the only temperature sources in the system. The values in b correspond to the external temperatures. If a flow is influenced by an external temperature source, the corresponding value in b will be the external temperature for that flow.</w:t>
      </w:r>
    </w:p>
    <w:p w14:paraId="4F7D8BA6" w14:textId="77777777" w:rsidR="007E3CE8" w:rsidRPr="007E3CE8" w:rsidRDefault="007E3CE8" w:rsidP="007E3CE8">
      <w:pPr>
        <w:rPr>
          <w:rFonts w:ascii="Times" w:hAnsi="Times"/>
          <w:lang w:val="en-US"/>
        </w:rPr>
      </w:pPr>
      <w:r w:rsidRPr="007E3CE8">
        <w:rPr>
          <w:rFonts w:ascii="Times" w:hAnsi="Times"/>
          <w:lang w:val="en-US"/>
        </w:rPr>
        <w:t>The vector f consists of rows, each corresponding to a different node. It represents the external flows at each node. The value of each entry in the vector corresponds to the size of the external source at that node. If the node has no external source, the value is 0.</w:t>
      </w:r>
    </w:p>
    <w:p w14:paraId="03014832" w14:textId="1A5F4F42" w:rsidR="00FA55B0" w:rsidRPr="00CE66BE" w:rsidRDefault="0001160C" w:rsidP="0001160C">
      <w:pPr>
        <w:pStyle w:val="Rubrik2"/>
        <w:rPr>
          <w:rFonts w:ascii="Times" w:hAnsi="Times"/>
          <w:lang w:val="en-US"/>
        </w:rPr>
      </w:pPr>
      <w:proofErr w:type="spellStart"/>
      <w:r w:rsidRPr="00CE66BE">
        <w:rPr>
          <w:rFonts w:ascii="Times" w:hAnsi="Times"/>
          <w:lang w:val="en-US"/>
        </w:rPr>
        <w:t>Auxilairy</w:t>
      </w:r>
      <w:proofErr w:type="spellEnd"/>
      <w:r w:rsidRPr="00CE66BE">
        <w:rPr>
          <w:rFonts w:ascii="Times" w:hAnsi="Times"/>
          <w:lang w:val="en-US"/>
        </w:rPr>
        <w:t xml:space="preserve"> heat gain </w:t>
      </w:r>
    </w:p>
    <w:p w14:paraId="544063A2" w14:textId="6DC625E9" w:rsidR="0001160C" w:rsidRPr="00CE66BE" w:rsidRDefault="00782E7A" w:rsidP="0001160C">
      <w:pPr>
        <w:rPr>
          <w:rFonts w:ascii="Times" w:hAnsi="Times"/>
          <w:lang w:val="en-US"/>
        </w:rPr>
      </w:pPr>
      <w:r w:rsidRPr="00CE66BE">
        <w:rPr>
          <w:rFonts w:ascii="Times" w:hAnsi="Times"/>
          <w:lang w:val="en-US"/>
        </w:rPr>
        <w:t>The auxiliary heat gains,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ai</m:t>
            </m:r>
          </m:sub>
        </m:sSub>
      </m:oMath>
      <w:r w:rsidRPr="00CE66BE">
        <w:rPr>
          <w:rFonts w:ascii="Times" w:hAnsi="Times"/>
          <w:lang w:val="en-US"/>
        </w:rPr>
        <w:t xml:space="preserve">, are added to each of the zones and represent the heat flow from the inhabitants </w:t>
      </w:r>
      <w:proofErr w:type="gramStart"/>
      <w:r w:rsidRPr="00CE66BE">
        <w:rPr>
          <w:rFonts w:ascii="Times" w:hAnsi="Times"/>
          <w:lang w:val="en-US"/>
        </w:rPr>
        <w:t>and also</w:t>
      </w:r>
      <w:proofErr w:type="gramEnd"/>
      <w:r w:rsidRPr="00CE66BE">
        <w:rPr>
          <w:rFonts w:ascii="Times" w:hAnsi="Times"/>
          <w:lang w:val="en-US"/>
        </w:rPr>
        <w:t xml:space="preserve"> heat gain from cooking and electronics. The heat gain from the inhabitants was estimated at 90 W.</w:t>
      </w:r>
    </w:p>
    <w:p w14:paraId="4FD052E9" w14:textId="77777777" w:rsidR="00BB23BD" w:rsidRDefault="00D80E62" w:rsidP="00BB23BD">
      <w:pPr>
        <w:keepNext/>
      </w:pPr>
      <w:r>
        <w:lastRenderedPageBreak/>
        <w:fldChar w:fldCharType="begin"/>
      </w:r>
      <w:r>
        <w:instrText xml:space="preserve"> INCLUDEPICTURE "https://raw.githubusercontent.com/Giupi02/M9-Energy-management-in-building/cfac45362e561d1800203550fc30b48d18dc9dbf/table1.png" \* MERGEFORMATINET </w:instrText>
      </w:r>
      <w:r>
        <w:fldChar w:fldCharType="separate"/>
      </w:r>
      <w:r>
        <w:rPr>
          <w:noProof/>
        </w:rPr>
        <w:drawing>
          <wp:inline distT="0" distB="0" distL="0" distR="0" wp14:anchorId="67A19342" wp14:editId="574E02E3">
            <wp:extent cx="5731510" cy="2028825"/>
            <wp:effectExtent l="0" t="0" r="0" b="3175"/>
            <wp:docPr id="1393037547" name="Bildobjekt 2" descr="Sensible Heat Gain (SHG) and Latent Heat Gain (LHG) in relation to human activities.&#10;Source: ResearchGate (https://www.researchgate.net/figure/Sensible-Heat-Gain-SHG-and-Latent-Heat-Gain-LHG-in-respect-of-human-activities_tbl1_3272280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37547" name="Bildobjekt 2" descr="Sensible Heat Gain (SHG) and Latent Heat Gain (LHG) in relation to human activities.&#10;Source: ResearchGate (https://www.researchgate.net/figure/Sensible-Heat-Gain-SHG-and-Latent-Heat-Gain-LHG-in-respect-of-human-activities_tbl1_327228047)&#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28825"/>
                    </a:xfrm>
                    <a:prstGeom prst="rect">
                      <a:avLst/>
                    </a:prstGeom>
                    <a:noFill/>
                    <a:ln>
                      <a:noFill/>
                    </a:ln>
                  </pic:spPr>
                </pic:pic>
              </a:graphicData>
            </a:graphic>
          </wp:inline>
        </w:drawing>
      </w:r>
      <w:r>
        <w:fldChar w:fldCharType="end"/>
      </w:r>
    </w:p>
    <w:p w14:paraId="0FC776AC" w14:textId="36D61BA1" w:rsidR="00782E7A" w:rsidRPr="003F2388" w:rsidRDefault="00BB23BD" w:rsidP="00BB23BD">
      <w:pPr>
        <w:pStyle w:val="Beskrivning"/>
        <w:rPr>
          <w:lang w:val="en-US"/>
        </w:rPr>
      </w:pPr>
      <w:r w:rsidRPr="003F2388">
        <w:rPr>
          <w:lang w:val="en-US"/>
        </w:rPr>
        <w:t xml:space="preserve">Figure </w:t>
      </w:r>
      <w:r>
        <w:fldChar w:fldCharType="begin"/>
      </w:r>
      <w:r w:rsidRPr="003F2388">
        <w:rPr>
          <w:lang w:val="en-US"/>
        </w:rPr>
        <w:instrText xml:space="preserve"> SEQ Figure \* ARABIC </w:instrText>
      </w:r>
      <w:r>
        <w:fldChar w:fldCharType="separate"/>
      </w:r>
      <w:r w:rsidRPr="003F2388">
        <w:rPr>
          <w:noProof/>
          <w:lang w:val="en-US"/>
        </w:rPr>
        <w:t>4</w:t>
      </w:r>
      <w:r>
        <w:fldChar w:fldCharType="end"/>
      </w:r>
      <w:r w:rsidRPr="003F2388">
        <w:rPr>
          <w:lang w:val="en-US"/>
        </w:rPr>
        <w:t>:  Sensible Heat Gain (</w:t>
      </w:r>
      <w:proofErr w:type="spellStart"/>
      <w:r w:rsidRPr="003F2388">
        <w:rPr>
          <w:lang w:val="en-US"/>
        </w:rPr>
        <w:t>SHG</w:t>
      </w:r>
      <w:proofErr w:type="spellEnd"/>
      <w:r w:rsidRPr="003F2388">
        <w:rPr>
          <w:lang w:val="en-US"/>
        </w:rPr>
        <w:t>) and Latent Heat Gain (</w:t>
      </w:r>
      <w:proofErr w:type="spellStart"/>
      <w:r w:rsidRPr="003F2388">
        <w:rPr>
          <w:lang w:val="en-US"/>
        </w:rPr>
        <w:t>LHG</w:t>
      </w:r>
      <w:proofErr w:type="spellEnd"/>
      <w:r w:rsidRPr="003F2388">
        <w:rPr>
          <w:lang w:val="en-US"/>
        </w:rPr>
        <w:t>) in relation to human activities.</w:t>
      </w:r>
    </w:p>
    <w:p w14:paraId="3A678A2B" w14:textId="56B8F28E" w:rsidR="00D80E62" w:rsidRPr="00CE66BE" w:rsidRDefault="00E1408D" w:rsidP="0001160C">
      <w:pPr>
        <w:rPr>
          <w:rFonts w:ascii="Times" w:hAnsi="Times"/>
          <w:lang w:val="en-US"/>
        </w:rPr>
      </w:pPr>
      <w:r w:rsidRPr="00CE66BE">
        <w:rPr>
          <w:rFonts w:ascii="Times" w:hAnsi="Times"/>
          <w:lang w:val="en-US"/>
        </w:rPr>
        <w:t>Heat gain from cooking and electronics was estimated to 70 W. With these matrices implemented it is possible to perform the stead state calculations.</w:t>
      </w:r>
    </w:p>
    <w:p w14:paraId="7A17F3EA" w14:textId="77777777" w:rsidR="00E1408D" w:rsidRDefault="00E1408D" w:rsidP="0001160C">
      <w:pPr>
        <w:rPr>
          <w:lang w:val="en-US"/>
        </w:rPr>
      </w:pPr>
    </w:p>
    <w:p w14:paraId="6345D7D3" w14:textId="271BC976" w:rsidR="00A74830" w:rsidRDefault="00FF7AF2" w:rsidP="006D496C">
      <w:pPr>
        <w:pStyle w:val="Rubrik1"/>
        <w:rPr>
          <w:lang w:val="en-US"/>
        </w:rPr>
      </w:pPr>
      <w:r>
        <w:rPr>
          <w:lang w:val="en-US"/>
        </w:rPr>
        <w:t>Optimization</w:t>
      </w:r>
    </w:p>
    <w:p w14:paraId="698C916B" w14:textId="77777777" w:rsidR="006D496C" w:rsidRDefault="006D496C" w:rsidP="006D496C">
      <w:pPr>
        <w:rPr>
          <w:lang w:val="en-US"/>
        </w:rPr>
      </w:pPr>
    </w:p>
    <w:p w14:paraId="199C05BB" w14:textId="014E5240" w:rsidR="006D496C" w:rsidRPr="00CE66BE" w:rsidRDefault="00E1591C" w:rsidP="00E1591C">
      <w:pPr>
        <w:pStyle w:val="Rubrik1"/>
        <w:rPr>
          <w:rFonts w:ascii="Times" w:hAnsi="Times"/>
          <w:lang w:val="en-US"/>
        </w:rPr>
      </w:pPr>
      <w:r w:rsidRPr="00CE66BE">
        <w:rPr>
          <w:rFonts w:ascii="Times" w:hAnsi="Times"/>
          <w:lang w:val="en-US"/>
        </w:rPr>
        <w:t>Dynamic model</w:t>
      </w:r>
    </w:p>
    <w:p w14:paraId="0BE84EB4" w14:textId="078605EC" w:rsidR="00A568C9" w:rsidRPr="00CE66BE" w:rsidRDefault="00FF7AF2" w:rsidP="00A568C9">
      <w:pPr>
        <w:rPr>
          <w:rFonts w:ascii="Times" w:hAnsi="Times"/>
          <w:lang w:val="en-US"/>
        </w:rPr>
      </w:pPr>
      <w:r w:rsidRPr="00CE66BE">
        <w:rPr>
          <w:rFonts w:ascii="Times" w:hAnsi="Times"/>
          <w:lang w:val="en-US"/>
        </w:rPr>
        <w:t>The dynamic model uses a weather file to simulate the energy consumption and the temperature over time.</w:t>
      </w:r>
      <w:r w:rsidR="00FC4958">
        <w:rPr>
          <w:rFonts w:ascii="Times" w:hAnsi="Times"/>
          <w:lang w:val="en-US"/>
        </w:rPr>
        <w:t xml:space="preserve"> </w:t>
      </w:r>
    </w:p>
    <w:p w14:paraId="54640934" w14:textId="78FF9912" w:rsidR="004A0192" w:rsidRPr="00CE66BE" w:rsidRDefault="00FD15C1" w:rsidP="21411C24">
      <w:pPr>
        <w:rPr>
          <w:rFonts w:ascii="Times" w:hAnsi="Times"/>
          <w:lang w:val="en-US"/>
        </w:rPr>
      </w:pPr>
      <w:r w:rsidRPr="00CE66BE">
        <w:rPr>
          <w:rFonts w:ascii="Times" w:hAnsi="Times"/>
          <w:lang w:val="en-US"/>
        </w:rPr>
        <w:t xml:space="preserve">To better understand </w:t>
      </w:r>
      <w:r w:rsidR="00DC7E81" w:rsidRPr="00CE66BE">
        <w:rPr>
          <w:rFonts w:ascii="Times" w:hAnsi="Times"/>
          <w:lang w:val="en-US"/>
        </w:rPr>
        <w:t xml:space="preserve">how the </w:t>
      </w:r>
      <w:r w:rsidR="00F56FB9" w:rsidRPr="00CE66BE">
        <w:rPr>
          <w:rFonts w:ascii="Times" w:hAnsi="Times"/>
          <w:lang w:val="en-US"/>
        </w:rPr>
        <w:t xml:space="preserve">HVAC system </w:t>
      </w:r>
      <w:r w:rsidR="000A38B5" w:rsidRPr="00CE66BE">
        <w:rPr>
          <w:rFonts w:ascii="Times" w:hAnsi="Times"/>
          <w:lang w:val="en-US"/>
        </w:rPr>
        <w:t xml:space="preserve">affects the chosen building three different simulations </w:t>
      </w:r>
      <w:r w:rsidR="005E1C68" w:rsidRPr="00CE66BE">
        <w:rPr>
          <w:rFonts w:ascii="Times" w:hAnsi="Times"/>
          <w:lang w:val="en-US"/>
        </w:rPr>
        <w:t xml:space="preserve">have been performed. </w:t>
      </w:r>
      <w:r w:rsidR="00E90842" w:rsidRPr="00CE66BE">
        <w:rPr>
          <w:rFonts w:ascii="Times" w:hAnsi="Times"/>
          <w:lang w:val="en-US"/>
        </w:rPr>
        <w:t xml:space="preserve">The first one being when the HVAC system was completely turned off. By </w:t>
      </w:r>
      <w:r w:rsidR="00762858" w:rsidRPr="00CE66BE">
        <w:rPr>
          <w:rFonts w:ascii="Times" w:hAnsi="Times"/>
          <w:lang w:val="en-US"/>
        </w:rPr>
        <w:t xml:space="preserve">setting the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m:t>
        </m:r>
      </m:oMath>
      <w:r w:rsidR="00762858" w:rsidRPr="00CE66BE">
        <w:rPr>
          <w:rFonts w:ascii="Times" w:eastAsiaTheme="minorEastAsia" w:hAnsi="Times"/>
          <w:lang w:val="en-US"/>
        </w:rPr>
        <w:t xml:space="preserve"> </w:t>
      </w:r>
      <w:r w:rsidR="00F30EBA" w:rsidRPr="00CE66BE">
        <w:rPr>
          <w:rFonts w:ascii="Times" w:eastAsiaTheme="minorEastAsia" w:hAnsi="Times"/>
          <w:lang w:val="en-US"/>
        </w:rPr>
        <w:t xml:space="preserve">the following </w:t>
      </w:r>
      <w:r w:rsidR="003D6C6A" w:rsidRPr="00CE66BE">
        <w:rPr>
          <w:rFonts w:ascii="Times" w:eastAsiaTheme="minorEastAsia" w:hAnsi="Times"/>
          <w:lang w:val="en-US"/>
        </w:rPr>
        <w:t>graphs were plotted.</w:t>
      </w:r>
    </w:p>
    <w:p w14:paraId="360D84C2" w14:textId="03D7E192" w:rsidR="00E1591C" w:rsidRDefault="6EFFDF03" w:rsidP="00E1591C">
      <w:pPr>
        <w:rPr>
          <w:lang w:val="en-US"/>
        </w:rPr>
      </w:pPr>
      <w:r>
        <w:rPr>
          <w:noProof/>
        </w:rPr>
        <w:lastRenderedPageBreak/>
        <w:drawing>
          <wp:inline distT="0" distB="0" distL="0" distR="0" wp14:anchorId="6720FB80" wp14:editId="7F387247">
            <wp:extent cx="4632290" cy="3375946"/>
            <wp:effectExtent l="0" t="0" r="3810" b="2540"/>
            <wp:docPr id="1992989736" name="Picture 199298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9897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2541" cy="3383417"/>
                    </a:xfrm>
                    <a:prstGeom prst="rect">
                      <a:avLst/>
                    </a:prstGeom>
                  </pic:spPr>
                </pic:pic>
              </a:graphicData>
            </a:graphic>
          </wp:inline>
        </w:drawing>
      </w:r>
    </w:p>
    <w:p w14:paraId="2090EE53" w14:textId="193BFE33" w:rsidR="003D6C6A" w:rsidRPr="00CE66BE" w:rsidRDefault="00F56855" w:rsidP="00E1591C">
      <w:pPr>
        <w:rPr>
          <w:rFonts w:ascii="Times" w:hAnsi="Times"/>
          <w:lang w:val="en-US"/>
        </w:rPr>
      </w:pPr>
      <w:r w:rsidRPr="00CE66BE">
        <w:rPr>
          <w:rFonts w:ascii="Times" w:hAnsi="Times"/>
          <w:lang w:val="en-US"/>
        </w:rPr>
        <w:t xml:space="preserve">To be sure that the system is turned off, the </w:t>
      </w:r>
      <w:r w:rsidR="00976C7E" w:rsidRPr="00CE66BE">
        <w:rPr>
          <w:rFonts w:ascii="Times" w:hAnsi="Times"/>
          <w:lang w:val="en-US"/>
        </w:rPr>
        <w:t xml:space="preserve">heat rate was plotted, the bottom graph. In this graph the orange line shows that there </w:t>
      </w:r>
      <w:r w:rsidR="00BD0A4D" w:rsidRPr="00CE66BE">
        <w:rPr>
          <w:rFonts w:ascii="Times" w:hAnsi="Times"/>
          <w:lang w:val="en-US"/>
        </w:rPr>
        <w:t xml:space="preserve">is not any heat rate from the HVAC-system, meaning that the simulation was successful. </w:t>
      </w:r>
    </w:p>
    <w:p w14:paraId="4C5AA9B2" w14:textId="4A83D88D" w:rsidR="00F62F73" w:rsidRPr="0010102C" w:rsidRDefault="00FD13E2" w:rsidP="00FD13E2">
      <w:pPr>
        <w:pStyle w:val="Rubrik2"/>
        <w:rPr>
          <w:rFonts w:ascii="Times" w:hAnsi="Times"/>
          <w:lang w:val="en-US"/>
        </w:rPr>
      </w:pPr>
      <w:proofErr w:type="spellStart"/>
      <w:r w:rsidRPr="0010102C">
        <w:rPr>
          <w:rFonts w:ascii="Times" w:hAnsi="Times"/>
          <w:lang w:val="en-US"/>
        </w:rPr>
        <w:t>Kp</w:t>
      </w:r>
      <w:proofErr w:type="spellEnd"/>
      <w:r w:rsidRPr="0010102C">
        <w:rPr>
          <w:rFonts w:ascii="Times" w:hAnsi="Times"/>
          <w:lang w:val="en-US"/>
        </w:rPr>
        <w:t>-values</w:t>
      </w:r>
    </w:p>
    <w:p w14:paraId="5024A9AC" w14:textId="0FF1478C" w:rsidR="00FD13E2" w:rsidRPr="0010102C" w:rsidRDefault="007E48A6" w:rsidP="00FD13E2">
      <w:pPr>
        <w:rPr>
          <w:rFonts w:ascii="Times" w:hAnsi="Times"/>
          <w:lang w:val="en-US"/>
        </w:rPr>
      </w:pPr>
      <w:r w:rsidRPr="0010102C">
        <w:rPr>
          <w:rFonts w:ascii="Times" w:hAnsi="Times"/>
          <w:lang w:val="en-US"/>
        </w:rPr>
        <w:t>To make sure</w:t>
      </w:r>
      <w:r w:rsidR="00C01095" w:rsidRPr="0010102C">
        <w:rPr>
          <w:rFonts w:ascii="Times" w:hAnsi="Times"/>
          <w:lang w:val="en-US"/>
        </w:rPr>
        <w:t xml:space="preserve"> that </w:t>
      </w:r>
      <w:r w:rsidR="00CD6C7A" w:rsidRPr="0010102C">
        <w:rPr>
          <w:rFonts w:ascii="Times" w:hAnsi="Times"/>
          <w:lang w:val="en-US"/>
        </w:rPr>
        <w:t xml:space="preserve">our simulation </w:t>
      </w:r>
      <w:r w:rsidR="009F68BE" w:rsidRPr="0010102C">
        <w:rPr>
          <w:rFonts w:ascii="Times" w:hAnsi="Times"/>
          <w:lang w:val="en-US"/>
        </w:rPr>
        <w:t>does not experience to much instability</w:t>
      </w:r>
      <w:r w:rsidR="005F24FF" w:rsidRPr="0010102C">
        <w:rPr>
          <w:rFonts w:ascii="Times" w:hAnsi="Times"/>
          <w:lang w:val="en-US"/>
        </w:rPr>
        <w:t>,</w:t>
      </w:r>
      <w:r w:rsidR="009F68BE" w:rsidRPr="0010102C">
        <w:rPr>
          <w:rFonts w:ascii="Times" w:hAnsi="Times"/>
          <w:lang w:val="en-US"/>
        </w:rPr>
        <w:t xml:space="preserve"> </w:t>
      </w:r>
      <w:r w:rsidR="005F24FF" w:rsidRPr="0010102C">
        <w:rPr>
          <w:rFonts w:ascii="Times" w:hAnsi="Times"/>
          <w:lang w:val="en-US"/>
        </w:rPr>
        <w:t xml:space="preserve">whilst not having </w:t>
      </w:r>
      <w:proofErr w:type="spellStart"/>
      <w:r w:rsidR="005F24FF" w:rsidRPr="0010102C">
        <w:rPr>
          <w:rFonts w:ascii="Times" w:hAnsi="Times"/>
          <w:lang w:val="en-US"/>
        </w:rPr>
        <w:t>to</w:t>
      </w:r>
      <w:proofErr w:type="spellEnd"/>
      <w:r w:rsidR="005F24FF" w:rsidRPr="0010102C">
        <w:rPr>
          <w:rFonts w:ascii="Times" w:hAnsi="Times"/>
          <w:lang w:val="en-US"/>
        </w:rPr>
        <w:t xml:space="preserve"> much variation, different </w:t>
      </w:r>
      <w:proofErr w:type="spellStart"/>
      <w:r w:rsidR="005F24FF" w:rsidRPr="0010102C">
        <w:rPr>
          <w:rFonts w:ascii="Times" w:hAnsi="Times"/>
          <w:lang w:val="en-US"/>
        </w:rPr>
        <w:t>Kp</w:t>
      </w:r>
      <w:proofErr w:type="spellEnd"/>
      <w:r w:rsidR="005F24FF" w:rsidRPr="0010102C">
        <w:rPr>
          <w:rFonts w:ascii="Times" w:hAnsi="Times"/>
          <w:lang w:val="en-US"/>
        </w:rPr>
        <w:t>-values were tested.</w:t>
      </w:r>
      <w:r w:rsidR="00AA2A18">
        <w:rPr>
          <w:rFonts w:ascii="Times" w:hAnsi="Times"/>
          <w:lang w:val="en-US"/>
        </w:rPr>
        <w:t xml:space="preserve"> The </w:t>
      </w:r>
      <w:r w:rsidR="00341D5F">
        <w:rPr>
          <w:rFonts w:ascii="Times" w:hAnsi="Times"/>
          <w:lang w:val="en-US"/>
        </w:rPr>
        <w:t xml:space="preserve">chosen period for this experiment was in </w:t>
      </w:r>
      <w:proofErr w:type="spellStart"/>
      <w:r w:rsidR="00341D5F">
        <w:rPr>
          <w:rFonts w:ascii="Times" w:hAnsi="Times"/>
          <w:lang w:val="en-US"/>
        </w:rPr>
        <w:t>februari</w:t>
      </w:r>
      <w:proofErr w:type="spellEnd"/>
      <w:r w:rsidR="00341D5F">
        <w:rPr>
          <w:rFonts w:ascii="Times" w:hAnsi="Times"/>
          <w:lang w:val="en-US"/>
        </w:rPr>
        <w:t xml:space="preserve">. </w:t>
      </w:r>
    </w:p>
    <w:p w14:paraId="660987FE" w14:textId="4F928BB9" w:rsidR="005F24FF" w:rsidRPr="002057F6" w:rsidRDefault="005F24FF" w:rsidP="005F24FF">
      <w:pPr>
        <w:pStyle w:val="Rubrik3"/>
        <w:rPr>
          <w:rFonts w:ascii="Times" w:hAnsi="Times"/>
          <w:b/>
          <w:bCs/>
          <w:sz w:val="26"/>
          <w:szCs w:val="26"/>
          <w:lang w:val="en-US"/>
        </w:rPr>
      </w:pPr>
      <w:proofErr w:type="spellStart"/>
      <w:r w:rsidRPr="002057F6">
        <w:rPr>
          <w:rFonts w:ascii="Times" w:hAnsi="Times"/>
          <w:b/>
          <w:bCs/>
          <w:sz w:val="26"/>
          <w:szCs w:val="26"/>
          <w:lang w:val="en-US"/>
        </w:rPr>
        <w:t>Kp</w:t>
      </w:r>
      <w:proofErr w:type="spellEnd"/>
      <w:r w:rsidRPr="002057F6">
        <w:rPr>
          <w:rFonts w:ascii="Times" w:hAnsi="Times"/>
          <w:b/>
          <w:bCs/>
          <w:sz w:val="26"/>
          <w:szCs w:val="26"/>
          <w:lang w:val="en-US"/>
        </w:rPr>
        <w:t>=250</w:t>
      </w:r>
    </w:p>
    <w:p w14:paraId="61378668" w14:textId="02EAD730" w:rsidR="005F24FF" w:rsidRPr="0010102C" w:rsidRDefault="005F24FF" w:rsidP="005F24FF">
      <w:pPr>
        <w:rPr>
          <w:rFonts w:ascii="Times" w:hAnsi="Times"/>
          <w:lang w:val="en-US"/>
        </w:rPr>
      </w:pPr>
      <w:r w:rsidRPr="0010102C">
        <w:rPr>
          <w:rFonts w:ascii="Times" w:hAnsi="Times"/>
          <w:lang w:val="en-US"/>
        </w:rPr>
        <w:t xml:space="preserve">Firstly, </w:t>
      </w:r>
      <w:proofErr w:type="spellStart"/>
      <w:r w:rsidRPr="0010102C">
        <w:rPr>
          <w:rFonts w:ascii="Times" w:hAnsi="Times"/>
          <w:lang w:val="en-US"/>
        </w:rPr>
        <w:t>Kp</w:t>
      </w:r>
      <w:proofErr w:type="spellEnd"/>
      <w:r w:rsidRPr="0010102C">
        <w:rPr>
          <w:rFonts w:ascii="Times" w:hAnsi="Times"/>
          <w:lang w:val="en-US"/>
        </w:rPr>
        <w:t xml:space="preserve"> was set to 250 and the following graph was obtained.</w:t>
      </w:r>
    </w:p>
    <w:p w14:paraId="58E9CE41" w14:textId="7FCE174F" w:rsidR="671996C1" w:rsidRDefault="304498A0" w:rsidP="671996C1">
      <w:pPr>
        <w:rPr>
          <w:lang w:val="en-US"/>
        </w:rPr>
      </w:pPr>
      <w:r>
        <w:rPr>
          <w:noProof/>
        </w:rPr>
        <w:drawing>
          <wp:inline distT="0" distB="0" distL="0" distR="0" wp14:anchorId="0DEF870F" wp14:editId="24066289">
            <wp:extent cx="3667648" cy="2624108"/>
            <wp:effectExtent l="0" t="0" r="3175" b="5080"/>
            <wp:docPr id="811594629" name="Picture 81159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6552" cy="2644788"/>
                    </a:xfrm>
                    <a:prstGeom prst="rect">
                      <a:avLst/>
                    </a:prstGeom>
                  </pic:spPr>
                </pic:pic>
              </a:graphicData>
            </a:graphic>
          </wp:inline>
        </w:drawing>
      </w:r>
    </w:p>
    <w:p w14:paraId="27486B89" w14:textId="1E71886A" w:rsidR="00C034CE" w:rsidRPr="0010102C" w:rsidRDefault="00C034CE" w:rsidP="671996C1">
      <w:pPr>
        <w:rPr>
          <w:rFonts w:ascii="Times" w:hAnsi="Times"/>
          <w:lang w:val="en-US"/>
        </w:rPr>
      </w:pPr>
      <w:r w:rsidRPr="0010102C">
        <w:rPr>
          <w:rFonts w:ascii="Times" w:hAnsi="Times"/>
          <w:lang w:val="en-US"/>
        </w:rPr>
        <w:lastRenderedPageBreak/>
        <w:t>As mentioned earlier</w:t>
      </w:r>
      <w:r w:rsidR="00E81BF2" w:rsidRPr="0010102C">
        <w:rPr>
          <w:rFonts w:ascii="Times" w:hAnsi="Times"/>
          <w:lang w:val="en-US"/>
        </w:rPr>
        <w:t xml:space="preserve"> the building </w:t>
      </w:r>
      <w:r w:rsidR="00C9335A" w:rsidRPr="0010102C">
        <w:rPr>
          <w:rFonts w:ascii="Times" w:hAnsi="Times"/>
          <w:lang w:val="en-US"/>
        </w:rPr>
        <w:t xml:space="preserve">only has a controller in the living room. Which makes </w:t>
      </w:r>
      <w:r w:rsidR="004749CC" w:rsidRPr="0010102C">
        <w:rPr>
          <w:rFonts w:ascii="Times" w:hAnsi="Times"/>
          <w:lang w:val="en-US"/>
        </w:rPr>
        <w:t xml:space="preserve">this the room experiencing the biggest changes when </w:t>
      </w:r>
      <w:r w:rsidR="00550D3F" w:rsidRPr="0010102C">
        <w:rPr>
          <w:rFonts w:ascii="Times" w:hAnsi="Times"/>
          <w:lang w:val="en-US"/>
        </w:rPr>
        <w:t xml:space="preserve">changing the values of </w:t>
      </w:r>
      <w:proofErr w:type="spellStart"/>
      <w:r w:rsidR="00550D3F" w:rsidRPr="0010102C">
        <w:rPr>
          <w:rFonts w:ascii="Times" w:hAnsi="Times"/>
          <w:lang w:val="en-US"/>
        </w:rPr>
        <w:t>Kp</w:t>
      </w:r>
      <w:proofErr w:type="spellEnd"/>
      <w:r w:rsidR="00550D3F" w:rsidRPr="0010102C">
        <w:rPr>
          <w:rFonts w:ascii="Times" w:hAnsi="Times"/>
          <w:lang w:val="en-US"/>
        </w:rPr>
        <w:t xml:space="preserve">. </w:t>
      </w:r>
      <w:r w:rsidR="00AD2DD7" w:rsidRPr="0010102C">
        <w:rPr>
          <w:rFonts w:ascii="Times" w:hAnsi="Times"/>
          <w:lang w:val="en-US"/>
        </w:rPr>
        <w:t xml:space="preserve">When set to </w:t>
      </w:r>
      <w:proofErr w:type="spellStart"/>
      <w:r w:rsidR="00AD2DD7" w:rsidRPr="0010102C">
        <w:rPr>
          <w:rFonts w:ascii="Times" w:hAnsi="Times"/>
          <w:lang w:val="en-US"/>
        </w:rPr>
        <w:t>Kp</w:t>
      </w:r>
      <w:proofErr w:type="spellEnd"/>
      <w:r w:rsidR="00AD2DD7" w:rsidRPr="0010102C">
        <w:rPr>
          <w:rFonts w:ascii="Times" w:hAnsi="Times"/>
          <w:lang w:val="en-US"/>
        </w:rPr>
        <w:t>=25</w:t>
      </w:r>
      <w:r w:rsidR="00E81D0D" w:rsidRPr="0010102C">
        <w:rPr>
          <w:rFonts w:ascii="Times" w:hAnsi="Times"/>
          <w:lang w:val="en-US"/>
        </w:rPr>
        <w:t>0</w:t>
      </w:r>
      <w:r w:rsidR="00AD2DD7" w:rsidRPr="0010102C">
        <w:rPr>
          <w:rFonts w:ascii="Times" w:hAnsi="Times"/>
          <w:lang w:val="en-US"/>
        </w:rPr>
        <w:t xml:space="preserve"> the </w:t>
      </w:r>
      <w:r w:rsidR="005D2472" w:rsidRPr="0010102C">
        <w:rPr>
          <w:rFonts w:ascii="Times" w:hAnsi="Times"/>
          <w:lang w:val="en-US"/>
        </w:rPr>
        <w:t xml:space="preserve">room still experiences big differences in </w:t>
      </w:r>
      <w:r w:rsidR="00AD363C" w:rsidRPr="0010102C">
        <w:rPr>
          <w:rFonts w:ascii="Times" w:hAnsi="Times"/>
          <w:lang w:val="en-US"/>
        </w:rPr>
        <w:t xml:space="preserve">temperature, indicating that the value should preferably be higher. </w:t>
      </w:r>
    </w:p>
    <w:p w14:paraId="624ED637" w14:textId="77777777" w:rsidR="00D71AA0" w:rsidRPr="0010102C" w:rsidRDefault="00D71AA0" w:rsidP="005F24FF">
      <w:pPr>
        <w:rPr>
          <w:rFonts w:ascii="Times" w:hAnsi="Times"/>
          <w:lang w:val="en-US"/>
        </w:rPr>
      </w:pPr>
    </w:p>
    <w:p w14:paraId="24DE0007" w14:textId="37055A06" w:rsidR="00D71AA0" w:rsidRPr="002057F6" w:rsidRDefault="00D71AA0" w:rsidP="00D71AA0">
      <w:pPr>
        <w:pStyle w:val="Rubrik3"/>
        <w:rPr>
          <w:rFonts w:ascii="Times" w:hAnsi="Times"/>
          <w:b/>
          <w:bCs/>
          <w:sz w:val="26"/>
          <w:szCs w:val="26"/>
          <w:lang w:val="en-US"/>
        </w:rPr>
      </w:pPr>
      <w:proofErr w:type="spellStart"/>
      <w:r w:rsidRPr="002057F6">
        <w:rPr>
          <w:rFonts w:ascii="Times" w:hAnsi="Times"/>
          <w:b/>
          <w:bCs/>
          <w:sz w:val="26"/>
          <w:szCs w:val="26"/>
          <w:lang w:val="en-US"/>
        </w:rPr>
        <w:t>Kp</w:t>
      </w:r>
      <w:proofErr w:type="spellEnd"/>
      <w:r w:rsidRPr="002057F6">
        <w:rPr>
          <w:rFonts w:ascii="Times" w:hAnsi="Times"/>
          <w:b/>
          <w:bCs/>
          <w:sz w:val="26"/>
          <w:szCs w:val="26"/>
          <w:lang w:val="en-US"/>
        </w:rPr>
        <w:t>=</w:t>
      </w:r>
      <w:r w:rsidR="00D57D2C" w:rsidRPr="002057F6">
        <w:rPr>
          <w:rFonts w:ascii="Times" w:hAnsi="Times"/>
          <w:b/>
          <w:bCs/>
          <w:sz w:val="26"/>
          <w:szCs w:val="26"/>
          <w:lang w:val="en-US"/>
        </w:rPr>
        <w:t>500</w:t>
      </w:r>
    </w:p>
    <w:p w14:paraId="6B2FADEF" w14:textId="42C7E4B7" w:rsidR="006C0C9F" w:rsidRPr="0010102C" w:rsidRDefault="006C0C9F" w:rsidP="006C0C9F">
      <w:pPr>
        <w:rPr>
          <w:rFonts w:ascii="Times" w:hAnsi="Times"/>
          <w:lang w:val="en-US"/>
        </w:rPr>
      </w:pPr>
      <w:r w:rsidRPr="0010102C">
        <w:rPr>
          <w:rFonts w:ascii="Times" w:hAnsi="Times"/>
          <w:lang w:val="en-US"/>
        </w:rPr>
        <w:t xml:space="preserve">When increasing the </w:t>
      </w:r>
      <w:proofErr w:type="spellStart"/>
      <w:r w:rsidRPr="0010102C">
        <w:rPr>
          <w:rFonts w:ascii="Times" w:hAnsi="Times"/>
          <w:lang w:val="en-US"/>
        </w:rPr>
        <w:t>Kp</w:t>
      </w:r>
      <w:proofErr w:type="spellEnd"/>
      <w:r w:rsidRPr="0010102C">
        <w:rPr>
          <w:rFonts w:ascii="Times" w:hAnsi="Times"/>
          <w:lang w:val="en-US"/>
        </w:rPr>
        <w:t xml:space="preserve"> value further to a value of 500 the following graph was achieved:</w:t>
      </w:r>
    </w:p>
    <w:p w14:paraId="796578D1" w14:textId="048B185D" w:rsidR="1D4D8F4C" w:rsidRDefault="3406F7D7" w:rsidP="19638CE9">
      <w:pPr>
        <w:rPr>
          <w:lang w:val="en-US"/>
        </w:rPr>
      </w:pPr>
      <w:r>
        <w:rPr>
          <w:noProof/>
        </w:rPr>
        <w:drawing>
          <wp:inline distT="0" distB="0" distL="0" distR="0" wp14:anchorId="335AAEE5" wp14:editId="2BAAB342">
            <wp:extent cx="4270549" cy="3083891"/>
            <wp:effectExtent l="0" t="0" r="0" b="2540"/>
            <wp:docPr id="307886619" name="Picture 30788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8866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6573" cy="3102684"/>
                    </a:xfrm>
                    <a:prstGeom prst="rect">
                      <a:avLst/>
                    </a:prstGeom>
                  </pic:spPr>
                </pic:pic>
              </a:graphicData>
            </a:graphic>
          </wp:inline>
        </w:drawing>
      </w:r>
    </w:p>
    <w:p w14:paraId="133ED820" w14:textId="178855A7" w:rsidR="006C0C9F" w:rsidRPr="0010102C" w:rsidRDefault="000F0375" w:rsidP="19638CE9">
      <w:pPr>
        <w:rPr>
          <w:rFonts w:ascii="Times" w:hAnsi="Times"/>
          <w:lang w:val="en-US"/>
        </w:rPr>
      </w:pPr>
      <w:r w:rsidRPr="0010102C">
        <w:rPr>
          <w:rFonts w:ascii="Times" w:hAnsi="Times"/>
          <w:lang w:val="en-US"/>
        </w:rPr>
        <w:t xml:space="preserve">In this case the </w:t>
      </w:r>
      <w:r w:rsidR="00402A6A" w:rsidRPr="0010102C">
        <w:rPr>
          <w:rFonts w:ascii="Times" w:hAnsi="Times"/>
          <w:lang w:val="en-US"/>
        </w:rPr>
        <w:t>differences are smaller</w:t>
      </w:r>
      <w:r w:rsidR="00BE0CA2" w:rsidRPr="0010102C">
        <w:rPr>
          <w:rFonts w:ascii="Times" w:hAnsi="Times"/>
          <w:lang w:val="en-US"/>
        </w:rPr>
        <w:t xml:space="preserve"> and more stable over the days. </w:t>
      </w:r>
      <w:r w:rsidR="00427209" w:rsidRPr="0010102C">
        <w:rPr>
          <w:rFonts w:ascii="Times" w:hAnsi="Times"/>
          <w:lang w:val="en-US"/>
        </w:rPr>
        <w:t xml:space="preserve">Indicating that a higher value </w:t>
      </w:r>
      <w:r w:rsidR="00F56429" w:rsidRPr="0010102C">
        <w:rPr>
          <w:rFonts w:ascii="Times" w:hAnsi="Times"/>
          <w:lang w:val="en-US"/>
        </w:rPr>
        <w:t xml:space="preserve">is </w:t>
      </w:r>
      <w:proofErr w:type="gramStart"/>
      <w:r w:rsidR="00F56429" w:rsidRPr="0010102C">
        <w:rPr>
          <w:rFonts w:ascii="Times" w:hAnsi="Times"/>
          <w:lang w:val="en-US"/>
        </w:rPr>
        <w:t>more preferable</w:t>
      </w:r>
      <w:proofErr w:type="gramEnd"/>
      <w:r w:rsidR="00F56429" w:rsidRPr="0010102C">
        <w:rPr>
          <w:rFonts w:ascii="Times" w:hAnsi="Times"/>
          <w:lang w:val="en-US"/>
        </w:rPr>
        <w:t xml:space="preserve">. </w:t>
      </w:r>
      <w:r w:rsidR="00E65FAF" w:rsidRPr="0010102C">
        <w:rPr>
          <w:rFonts w:ascii="Times" w:hAnsi="Times"/>
          <w:lang w:val="en-US"/>
        </w:rPr>
        <w:t xml:space="preserve">When comparing the temperature with the one in the room in the bathroom it is also clear that the </w:t>
      </w:r>
      <w:r w:rsidR="0074130B" w:rsidRPr="0010102C">
        <w:rPr>
          <w:rFonts w:ascii="Times" w:hAnsi="Times"/>
          <w:lang w:val="en-US"/>
        </w:rPr>
        <w:t xml:space="preserve">controller is helping to </w:t>
      </w:r>
      <w:proofErr w:type="spellStart"/>
      <w:r w:rsidR="0074130B" w:rsidRPr="0010102C">
        <w:rPr>
          <w:rFonts w:ascii="Times" w:hAnsi="Times"/>
          <w:lang w:val="en-US"/>
        </w:rPr>
        <w:t>achive</w:t>
      </w:r>
      <w:proofErr w:type="spellEnd"/>
      <w:r w:rsidR="0074130B" w:rsidRPr="0010102C">
        <w:rPr>
          <w:rFonts w:ascii="Times" w:hAnsi="Times"/>
          <w:lang w:val="en-US"/>
        </w:rPr>
        <w:t xml:space="preserve"> a more stable climate. </w:t>
      </w:r>
    </w:p>
    <w:p w14:paraId="2687E30E" w14:textId="67238822" w:rsidR="00D71AA0" w:rsidRPr="002057F6" w:rsidRDefault="00D71AA0" w:rsidP="00D71AA0">
      <w:pPr>
        <w:pStyle w:val="Rubrik3"/>
        <w:rPr>
          <w:rFonts w:ascii="Times" w:hAnsi="Times"/>
          <w:b/>
          <w:bCs/>
          <w:sz w:val="26"/>
          <w:szCs w:val="26"/>
          <w:lang w:val="en-US"/>
        </w:rPr>
      </w:pPr>
      <w:proofErr w:type="spellStart"/>
      <w:r w:rsidRPr="00C6170D">
        <w:rPr>
          <w:rFonts w:ascii="Times" w:hAnsi="Times"/>
          <w:b/>
          <w:bCs/>
          <w:sz w:val="26"/>
          <w:szCs w:val="26"/>
          <w:lang w:val="en-US"/>
        </w:rPr>
        <w:t>Kp</w:t>
      </w:r>
      <w:proofErr w:type="spellEnd"/>
      <w:r w:rsidRPr="00C6170D">
        <w:rPr>
          <w:rFonts w:ascii="Times" w:hAnsi="Times"/>
          <w:b/>
          <w:bCs/>
          <w:sz w:val="26"/>
          <w:szCs w:val="26"/>
          <w:lang w:val="en-US"/>
        </w:rPr>
        <w:t>=1</w:t>
      </w:r>
      <w:r w:rsidR="00D57D2C" w:rsidRPr="002057F6">
        <w:rPr>
          <w:rFonts w:ascii="Times" w:hAnsi="Times"/>
          <w:b/>
          <w:bCs/>
          <w:sz w:val="26"/>
          <w:szCs w:val="26"/>
          <w:lang w:val="en-US"/>
        </w:rPr>
        <w:t>00</w:t>
      </w:r>
    </w:p>
    <w:p w14:paraId="208AA73A" w14:textId="04B3C4DB" w:rsidR="00F56429" w:rsidRPr="00C6170D" w:rsidRDefault="00F56429" w:rsidP="00F56429">
      <w:pPr>
        <w:rPr>
          <w:rFonts w:ascii="Times" w:hAnsi="Times"/>
          <w:lang w:val="en-US"/>
        </w:rPr>
      </w:pPr>
      <w:r w:rsidRPr="0010102C">
        <w:rPr>
          <w:rFonts w:ascii="Times" w:hAnsi="Times"/>
          <w:lang w:val="en-US"/>
        </w:rPr>
        <w:t xml:space="preserve">Lastly, the value for </w:t>
      </w:r>
      <w:proofErr w:type="spellStart"/>
      <w:r w:rsidRPr="0010102C">
        <w:rPr>
          <w:rFonts w:ascii="Times" w:hAnsi="Times"/>
          <w:lang w:val="en-US"/>
        </w:rPr>
        <w:t>Kp</w:t>
      </w:r>
      <w:proofErr w:type="spellEnd"/>
      <w:r w:rsidRPr="0010102C">
        <w:rPr>
          <w:rFonts w:ascii="Times" w:hAnsi="Times"/>
          <w:lang w:val="en-US"/>
        </w:rPr>
        <w:t xml:space="preserve"> was set to 100. During this </w:t>
      </w:r>
      <w:r w:rsidR="009925C7" w:rsidRPr="0010102C">
        <w:rPr>
          <w:rFonts w:ascii="Times" w:hAnsi="Times"/>
          <w:lang w:val="en-US"/>
        </w:rPr>
        <w:t xml:space="preserve">simulation the </w:t>
      </w:r>
      <w:r w:rsidR="00F6233C" w:rsidRPr="0010102C">
        <w:rPr>
          <w:rFonts w:ascii="Times" w:hAnsi="Times"/>
          <w:lang w:val="en-US"/>
        </w:rPr>
        <w:t xml:space="preserve">room experiences a lot of </w:t>
      </w:r>
      <w:r w:rsidR="00A415AD" w:rsidRPr="0010102C">
        <w:rPr>
          <w:rFonts w:ascii="Times" w:hAnsi="Times"/>
          <w:lang w:val="en-US"/>
        </w:rPr>
        <w:t xml:space="preserve">variations in temperature. </w:t>
      </w:r>
    </w:p>
    <w:p w14:paraId="0011AB39" w14:textId="054007C9" w:rsidR="2F081268" w:rsidRDefault="18038253" w:rsidP="485DB91F">
      <w:pPr>
        <w:rPr>
          <w:rFonts w:ascii="Aptos" w:eastAsia="Aptos" w:hAnsi="Aptos" w:cs="Aptos"/>
          <w:sz w:val="19"/>
          <w:szCs w:val="19"/>
          <w:lang w:val="en-US"/>
        </w:rPr>
      </w:pPr>
      <w:r>
        <w:rPr>
          <w:noProof/>
        </w:rPr>
        <w:lastRenderedPageBreak/>
        <w:drawing>
          <wp:inline distT="0" distB="0" distL="0" distR="0" wp14:anchorId="661BF60B" wp14:editId="6AC1A869">
            <wp:extent cx="4347999" cy="3241104"/>
            <wp:effectExtent l="0" t="0" r="0" b="0"/>
            <wp:docPr id="501832392" name="Picture 50183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8323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9417" cy="3257069"/>
                    </a:xfrm>
                    <a:prstGeom prst="rect">
                      <a:avLst/>
                    </a:prstGeom>
                  </pic:spPr>
                </pic:pic>
              </a:graphicData>
            </a:graphic>
          </wp:inline>
        </w:drawing>
      </w:r>
      <w:r w:rsidR="00154485" w:rsidRPr="006C0C9F">
        <w:rPr>
          <w:rFonts w:ascii="Aptos" w:eastAsia="Aptos" w:hAnsi="Aptos" w:cs="Aptos"/>
          <w:sz w:val="19"/>
          <w:szCs w:val="19"/>
          <w:lang w:val="en-US"/>
        </w:rPr>
        <w:t xml:space="preserve"> </w:t>
      </w:r>
    </w:p>
    <w:p w14:paraId="092461C2" w14:textId="7801CF02" w:rsidR="2F081268" w:rsidRPr="0010102C" w:rsidRDefault="2F081268" w:rsidP="2F081268">
      <w:pPr>
        <w:rPr>
          <w:rFonts w:ascii="Times" w:hAnsi="Times"/>
          <w:lang w:val="en-US"/>
        </w:rPr>
      </w:pPr>
    </w:p>
    <w:p w14:paraId="794886B7" w14:textId="6C2A1CD3" w:rsidR="005F24FF" w:rsidRPr="0010102C" w:rsidRDefault="004B03B3" w:rsidP="005F24FF">
      <w:pPr>
        <w:rPr>
          <w:rFonts w:ascii="Times" w:hAnsi="Times"/>
          <w:lang w:val="en-US"/>
        </w:rPr>
      </w:pPr>
      <w:r w:rsidRPr="0010102C">
        <w:rPr>
          <w:rFonts w:ascii="Times" w:hAnsi="Times"/>
          <w:lang w:val="en-US"/>
        </w:rPr>
        <w:t xml:space="preserve">When looking at the </w:t>
      </w:r>
      <w:r w:rsidR="00B82B3F" w:rsidRPr="0010102C">
        <w:rPr>
          <w:rFonts w:ascii="Times" w:hAnsi="Times"/>
          <w:lang w:val="en-US"/>
        </w:rPr>
        <w:t>difference between the exterior and interior temperature for the case with the controller the difference is very small, indicati</w:t>
      </w:r>
      <w:r w:rsidR="0097102D" w:rsidRPr="0010102C">
        <w:rPr>
          <w:rFonts w:ascii="Times" w:hAnsi="Times"/>
          <w:lang w:val="en-US"/>
        </w:rPr>
        <w:t xml:space="preserve">ng that the controller is of a very small </w:t>
      </w:r>
      <w:r w:rsidR="00E23458" w:rsidRPr="0010102C">
        <w:rPr>
          <w:rFonts w:ascii="Times" w:hAnsi="Times"/>
          <w:lang w:val="en-US"/>
        </w:rPr>
        <w:t xml:space="preserve">importance. </w:t>
      </w:r>
    </w:p>
    <w:p w14:paraId="42277634" w14:textId="04A8A024" w:rsidR="00E23458" w:rsidRPr="0010102C" w:rsidRDefault="00E23458" w:rsidP="005F24FF">
      <w:pPr>
        <w:rPr>
          <w:rFonts w:ascii="Times" w:hAnsi="Times"/>
          <w:lang w:val="en-US"/>
        </w:rPr>
      </w:pPr>
      <w:r w:rsidRPr="0010102C">
        <w:rPr>
          <w:rFonts w:ascii="Times" w:hAnsi="Times"/>
          <w:lang w:val="en-US"/>
        </w:rPr>
        <w:t xml:space="preserve">With these tests being performed it is concluded that the preferable value for </w:t>
      </w:r>
      <w:proofErr w:type="spellStart"/>
      <w:r w:rsidRPr="0010102C">
        <w:rPr>
          <w:rFonts w:ascii="Times" w:hAnsi="Times"/>
          <w:lang w:val="en-US"/>
        </w:rPr>
        <w:t>Kp</w:t>
      </w:r>
      <w:proofErr w:type="spellEnd"/>
      <w:r w:rsidRPr="0010102C">
        <w:rPr>
          <w:rFonts w:ascii="Times" w:hAnsi="Times"/>
          <w:lang w:val="en-US"/>
        </w:rPr>
        <w:t xml:space="preserve"> is 500</w:t>
      </w:r>
      <w:r w:rsidR="005F42C6" w:rsidRPr="0010102C">
        <w:rPr>
          <w:rFonts w:ascii="Times" w:hAnsi="Times"/>
          <w:lang w:val="en-US"/>
        </w:rPr>
        <w:t xml:space="preserve">. </w:t>
      </w:r>
      <w:r w:rsidR="00774673" w:rsidRPr="0010102C">
        <w:rPr>
          <w:rFonts w:ascii="Times" w:hAnsi="Times"/>
          <w:lang w:val="en-US"/>
        </w:rPr>
        <w:t>This is the value that will be used during t</w:t>
      </w:r>
      <w:r w:rsidR="0010102C" w:rsidRPr="0010102C">
        <w:rPr>
          <w:rFonts w:ascii="Times" w:hAnsi="Times"/>
          <w:lang w:val="en-US"/>
        </w:rPr>
        <w:t>he simulations of the improvements</w:t>
      </w:r>
    </w:p>
    <w:p w14:paraId="348FD3D7" w14:textId="77777777" w:rsidR="005F24FF" w:rsidRPr="00C6170D" w:rsidRDefault="005F24FF" w:rsidP="005F24FF">
      <w:pPr>
        <w:rPr>
          <w:lang w:val="en-US"/>
        </w:rPr>
      </w:pPr>
    </w:p>
    <w:p w14:paraId="2A960F07" w14:textId="68C98E39" w:rsidR="21411C24" w:rsidRPr="0010102C" w:rsidRDefault="0010102C" w:rsidP="0010102C">
      <w:pPr>
        <w:pStyle w:val="Rubrik2"/>
        <w:rPr>
          <w:rFonts w:ascii="Times New Roman" w:hAnsi="Times New Roman" w:cs="Times New Roman"/>
          <w:lang w:val="en-US"/>
        </w:rPr>
      </w:pPr>
      <w:r w:rsidRPr="0010102C">
        <w:rPr>
          <w:rFonts w:ascii="Times New Roman" w:hAnsi="Times New Roman" w:cs="Times New Roman"/>
          <w:lang w:val="en-US"/>
        </w:rPr>
        <w:t>Optimization</w:t>
      </w:r>
    </w:p>
    <w:p w14:paraId="00F70533" w14:textId="6B6F15AB" w:rsidR="21411C24" w:rsidRDefault="00FC128E" w:rsidP="21411C24">
      <w:pPr>
        <w:rPr>
          <w:rFonts w:ascii="Times" w:hAnsi="Times"/>
          <w:lang w:val="en-US"/>
        </w:rPr>
      </w:pPr>
      <w:r>
        <w:rPr>
          <w:rFonts w:ascii="Times" w:hAnsi="Times"/>
          <w:lang w:val="en-US"/>
        </w:rPr>
        <w:t xml:space="preserve">The following changes has been made </w:t>
      </w:r>
      <w:proofErr w:type="gramStart"/>
      <w:r>
        <w:rPr>
          <w:rFonts w:ascii="Times" w:hAnsi="Times"/>
          <w:lang w:val="en-US"/>
        </w:rPr>
        <w:t>in order to</w:t>
      </w:r>
      <w:proofErr w:type="gramEnd"/>
      <w:r>
        <w:rPr>
          <w:rFonts w:ascii="Times" w:hAnsi="Times"/>
          <w:lang w:val="en-US"/>
        </w:rPr>
        <w:t xml:space="preserve"> </w:t>
      </w:r>
      <w:r w:rsidR="00F62734">
        <w:rPr>
          <w:rFonts w:ascii="Times" w:hAnsi="Times"/>
          <w:lang w:val="en-US"/>
        </w:rPr>
        <w:t>better analyze different improvements of the current model:</w:t>
      </w:r>
    </w:p>
    <w:p w14:paraId="3BED3B13" w14:textId="6CD4A78C" w:rsidR="00F62734" w:rsidRDefault="000F694E" w:rsidP="00F62734">
      <w:pPr>
        <w:pStyle w:val="Liststycke"/>
        <w:numPr>
          <w:ilvl w:val="0"/>
          <w:numId w:val="6"/>
        </w:numPr>
        <w:rPr>
          <w:rFonts w:ascii="Times" w:hAnsi="Times"/>
          <w:lang w:val="en-US"/>
        </w:rPr>
      </w:pPr>
      <w:r>
        <w:rPr>
          <w:rFonts w:ascii="Times" w:hAnsi="Times"/>
          <w:lang w:val="en-US"/>
        </w:rPr>
        <w:t xml:space="preserve">Placing the insulation </w:t>
      </w:r>
      <w:proofErr w:type="spellStart"/>
      <w:r>
        <w:rPr>
          <w:rFonts w:ascii="Times" w:hAnsi="Times"/>
          <w:lang w:val="en-US"/>
        </w:rPr>
        <w:t>externaly</w:t>
      </w:r>
      <w:proofErr w:type="spellEnd"/>
    </w:p>
    <w:p w14:paraId="0CF7050C" w14:textId="0B06F69D" w:rsidR="000F694E" w:rsidRDefault="000F694E" w:rsidP="00F62734">
      <w:pPr>
        <w:pStyle w:val="Liststycke"/>
        <w:numPr>
          <w:ilvl w:val="0"/>
          <w:numId w:val="6"/>
        </w:numPr>
        <w:rPr>
          <w:rFonts w:ascii="Times" w:hAnsi="Times"/>
          <w:lang w:val="en-US"/>
        </w:rPr>
      </w:pPr>
      <w:r>
        <w:rPr>
          <w:rFonts w:ascii="Times" w:hAnsi="Times"/>
          <w:lang w:val="en-US"/>
        </w:rPr>
        <w:t>Doubling the amount of concrete in the external walls</w:t>
      </w:r>
    </w:p>
    <w:p w14:paraId="3FE80EB0" w14:textId="51F8272C" w:rsidR="000F694E" w:rsidRDefault="000F694E" w:rsidP="000F694E">
      <w:pPr>
        <w:pStyle w:val="Liststycke"/>
        <w:numPr>
          <w:ilvl w:val="0"/>
          <w:numId w:val="6"/>
        </w:numPr>
        <w:rPr>
          <w:rFonts w:ascii="Times" w:hAnsi="Times"/>
          <w:lang w:val="en-US"/>
        </w:rPr>
      </w:pPr>
      <w:r>
        <w:rPr>
          <w:rFonts w:ascii="Times" w:hAnsi="Times"/>
          <w:lang w:val="en-US"/>
        </w:rPr>
        <w:t>Doubling the amount of insulation</w:t>
      </w:r>
    </w:p>
    <w:p w14:paraId="7D454097" w14:textId="3822D122" w:rsidR="000F694E" w:rsidRPr="000F694E" w:rsidRDefault="007A084D" w:rsidP="000F694E">
      <w:pPr>
        <w:rPr>
          <w:rFonts w:ascii="Times" w:hAnsi="Times"/>
          <w:lang w:val="en-US"/>
        </w:rPr>
      </w:pPr>
      <w:r>
        <w:rPr>
          <w:rFonts w:ascii="Times" w:hAnsi="Times"/>
          <w:lang w:val="en-US"/>
        </w:rPr>
        <w:t xml:space="preserve">The different modifications were made for both a period during winter and one during summer. </w:t>
      </w:r>
      <w:r w:rsidR="004907AA">
        <w:rPr>
          <w:rFonts w:ascii="Times" w:hAnsi="Times"/>
          <w:lang w:val="en-US"/>
        </w:rPr>
        <w:t>In this optimization the focus was on the energy consumption of the building</w:t>
      </w:r>
      <w:r w:rsidR="00151D7F">
        <w:rPr>
          <w:rFonts w:ascii="Times" w:hAnsi="Times"/>
          <w:lang w:val="en-US"/>
        </w:rPr>
        <w:t xml:space="preserve">. The results of all the simulations have been summarized and displayed in the following table. </w:t>
      </w:r>
    </w:p>
    <w:p w14:paraId="721BE3C3" w14:textId="77777777" w:rsidR="003F2388" w:rsidRDefault="003F2388" w:rsidP="00E1591C">
      <w:pPr>
        <w:rPr>
          <w:lang w:val="en-US"/>
        </w:rPr>
      </w:pPr>
    </w:p>
    <w:tbl>
      <w:tblPr>
        <w:tblStyle w:val="Tabellrutnt"/>
        <w:tblW w:w="0" w:type="auto"/>
        <w:tblLook w:val="04A0" w:firstRow="1" w:lastRow="0" w:firstColumn="1" w:lastColumn="0" w:noHBand="0" w:noVBand="1"/>
      </w:tblPr>
      <w:tblGrid>
        <w:gridCol w:w="1803"/>
        <w:gridCol w:w="1803"/>
        <w:gridCol w:w="1803"/>
        <w:gridCol w:w="1803"/>
        <w:gridCol w:w="1804"/>
      </w:tblGrid>
      <w:tr w:rsidR="006021CB" w14:paraId="4227739E" w14:textId="77777777" w:rsidTr="006021CB">
        <w:tc>
          <w:tcPr>
            <w:tcW w:w="1803" w:type="dxa"/>
          </w:tcPr>
          <w:p w14:paraId="2681FC48" w14:textId="1ACA86BD" w:rsidR="006021CB" w:rsidRPr="007A084D" w:rsidRDefault="006021CB" w:rsidP="00E1591C">
            <w:pPr>
              <w:rPr>
                <w:rFonts w:ascii="Times New Roman" w:hAnsi="Times New Roman" w:cs="Times New Roman"/>
                <w:lang w:val="en-US"/>
              </w:rPr>
            </w:pPr>
            <w:r w:rsidRPr="007A084D">
              <w:rPr>
                <w:rFonts w:ascii="Times New Roman" w:hAnsi="Times New Roman" w:cs="Times New Roman"/>
                <w:lang w:val="en-US"/>
              </w:rPr>
              <w:t>Variation</w:t>
            </w:r>
          </w:p>
        </w:tc>
        <w:tc>
          <w:tcPr>
            <w:tcW w:w="1803" w:type="dxa"/>
          </w:tcPr>
          <w:p w14:paraId="63B82222" w14:textId="106E272F" w:rsidR="006021CB" w:rsidRPr="007A084D" w:rsidRDefault="006021CB" w:rsidP="00E1591C">
            <w:pPr>
              <w:rPr>
                <w:rFonts w:ascii="Times New Roman" w:hAnsi="Times New Roman" w:cs="Times New Roman"/>
                <w:lang w:val="en-US"/>
              </w:rPr>
            </w:pPr>
            <w:r w:rsidRPr="007A084D">
              <w:rPr>
                <w:rFonts w:ascii="Times New Roman" w:hAnsi="Times New Roman" w:cs="Times New Roman"/>
                <w:lang w:val="en-US"/>
              </w:rPr>
              <w:t>Time of year</w:t>
            </w:r>
          </w:p>
        </w:tc>
        <w:tc>
          <w:tcPr>
            <w:tcW w:w="1803" w:type="dxa"/>
          </w:tcPr>
          <w:p w14:paraId="2A02533C" w14:textId="465A37B3" w:rsidR="006021CB" w:rsidRPr="007A084D" w:rsidRDefault="004E6495" w:rsidP="00E1591C">
            <w:pPr>
              <w:rPr>
                <w:rFonts w:ascii="Times New Roman" w:hAnsi="Times New Roman" w:cs="Times New Roman"/>
                <w:lang w:val="en-US"/>
              </w:rPr>
            </w:pPr>
            <w:r w:rsidRPr="007A084D">
              <w:rPr>
                <w:rFonts w:ascii="Times New Roman" w:hAnsi="Times New Roman" w:cs="Times New Roman"/>
                <w:lang w:val="en-US"/>
              </w:rPr>
              <w:t xml:space="preserve">Simulation period </w:t>
            </w:r>
          </w:p>
        </w:tc>
        <w:tc>
          <w:tcPr>
            <w:tcW w:w="1803" w:type="dxa"/>
          </w:tcPr>
          <w:p w14:paraId="363FF951" w14:textId="1E84C338" w:rsidR="006021CB" w:rsidRPr="007A084D" w:rsidRDefault="00BE2FE5" w:rsidP="00E1591C">
            <w:pPr>
              <w:rPr>
                <w:rFonts w:ascii="Times New Roman" w:hAnsi="Times New Roman" w:cs="Times New Roman"/>
                <w:lang w:val="en-US"/>
              </w:rPr>
            </w:pPr>
            <w:r w:rsidRPr="007A084D">
              <w:rPr>
                <w:rFonts w:ascii="Times New Roman" w:hAnsi="Times New Roman" w:cs="Times New Roman"/>
                <w:lang w:val="en-US"/>
              </w:rPr>
              <w:t>Heating energy consumption</w:t>
            </w:r>
          </w:p>
        </w:tc>
        <w:tc>
          <w:tcPr>
            <w:tcW w:w="1804" w:type="dxa"/>
          </w:tcPr>
          <w:p w14:paraId="4F4C6E11" w14:textId="690B786A" w:rsidR="006021CB" w:rsidRPr="007A084D" w:rsidRDefault="00BE2FE5" w:rsidP="00E1591C">
            <w:pPr>
              <w:rPr>
                <w:rFonts w:ascii="Times New Roman" w:hAnsi="Times New Roman" w:cs="Times New Roman"/>
                <w:lang w:val="en-US"/>
              </w:rPr>
            </w:pPr>
            <w:r w:rsidRPr="007A084D">
              <w:rPr>
                <w:rFonts w:ascii="Times New Roman" w:hAnsi="Times New Roman" w:cs="Times New Roman"/>
                <w:lang w:val="en-US"/>
              </w:rPr>
              <w:t>Cooling energy consumption</w:t>
            </w:r>
          </w:p>
        </w:tc>
      </w:tr>
      <w:tr w:rsidR="00E9643E" w14:paraId="0F9BC627" w14:textId="77777777" w:rsidTr="006021CB">
        <w:tc>
          <w:tcPr>
            <w:tcW w:w="1803" w:type="dxa"/>
          </w:tcPr>
          <w:p w14:paraId="227EF973" w14:textId="3771C760" w:rsidR="00E9643E" w:rsidRPr="007A084D" w:rsidRDefault="00E9643E" w:rsidP="00E1591C">
            <w:pPr>
              <w:rPr>
                <w:rFonts w:ascii="Times New Roman" w:hAnsi="Times New Roman" w:cs="Times New Roman"/>
                <w:lang w:val="en-US"/>
              </w:rPr>
            </w:pPr>
            <w:r w:rsidRPr="007A084D">
              <w:rPr>
                <w:rFonts w:ascii="Times New Roman" w:hAnsi="Times New Roman" w:cs="Times New Roman"/>
                <w:lang w:val="en-US"/>
              </w:rPr>
              <w:t xml:space="preserve">Original </w:t>
            </w:r>
          </w:p>
        </w:tc>
        <w:tc>
          <w:tcPr>
            <w:tcW w:w="1803" w:type="dxa"/>
          </w:tcPr>
          <w:p w14:paraId="7C3481C5" w14:textId="02750489" w:rsidR="00E9643E" w:rsidRPr="007A084D" w:rsidRDefault="00275DE8" w:rsidP="00E1591C">
            <w:pPr>
              <w:rPr>
                <w:rFonts w:ascii="Times New Roman" w:hAnsi="Times New Roman" w:cs="Times New Roman"/>
                <w:lang w:val="en-US"/>
              </w:rPr>
            </w:pPr>
            <w:r w:rsidRPr="007A084D">
              <w:rPr>
                <w:rFonts w:ascii="Times New Roman" w:hAnsi="Times New Roman" w:cs="Times New Roman"/>
                <w:lang w:val="en-US"/>
              </w:rPr>
              <w:t>Winter</w:t>
            </w:r>
          </w:p>
        </w:tc>
        <w:tc>
          <w:tcPr>
            <w:tcW w:w="1803" w:type="dxa"/>
          </w:tcPr>
          <w:p w14:paraId="05637056" w14:textId="77777777" w:rsidR="00E9643E" w:rsidRPr="007A084D" w:rsidRDefault="00E9643E" w:rsidP="00E1591C">
            <w:pPr>
              <w:rPr>
                <w:rFonts w:ascii="Times New Roman" w:hAnsi="Times New Roman" w:cs="Times New Roman"/>
                <w:lang w:val="en-US"/>
              </w:rPr>
            </w:pPr>
          </w:p>
        </w:tc>
        <w:tc>
          <w:tcPr>
            <w:tcW w:w="1803" w:type="dxa"/>
          </w:tcPr>
          <w:p w14:paraId="52D939D4" w14:textId="1C3C7FF7" w:rsidR="00E9643E" w:rsidRPr="007A084D" w:rsidRDefault="38862493" w:rsidP="00E1591C">
            <w:pPr>
              <w:rPr>
                <w:rFonts w:ascii="Times New Roman" w:hAnsi="Times New Roman" w:cs="Times New Roman"/>
                <w:lang w:val="en-US"/>
              </w:rPr>
            </w:pPr>
            <w:r w:rsidRPr="128294B3">
              <w:rPr>
                <w:rFonts w:ascii="Times New Roman" w:hAnsi="Times New Roman" w:cs="Times New Roman"/>
                <w:lang w:val="en-US"/>
              </w:rPr>
              <w:t>137851</w:t>
            </w:r>
          </w:p>
        </w:tc>
        <w:tc>
          <w:tcPr>
            <w:tcW w:w="1804" w:type="dxa"/>
          </w:tcPr>
          <w:p w14:paraId="728C68C2" w14:textId="77777777" w:rsidR="00E9643E" w:rsidRPr="007A084D" w:rsidRDefault="00E9643E" w:rsidP="00E1591C">
            <w:pPr>
              <w:rPr>
                <w:rFonts w:ascii="Times New Roman" w:hAnsi="Times New Roman" w:cs="Times New Roman"/>
                <w:lang w:val="en-US"/>
              </w:rPr>
            </w:pPr>
          </w:p>
        </w:tc>
      </w:tr>
      <w:tr w:rsidR="00C94FFE" w14:paraId="42C05676" w14:textId="77777777" w:rsidTr="006021CB">
        <w:tc>
          <w:tcPr>
            <w:tcW w:w="1803" w:type="dxa"/>
          </w:tcPr>
          <w:p w14:paraId="0070FD4C" w14:textId="77777777" w:rsidR="00C94FFE" w:rsidRPr="007A084D" w:rsidRDefault="00C94FFE" w:rsidP="00C94FFE">
            <w:pPr>
              <w:rPr>
                <w:rFonts w:ascii="Times New Roman" w:hAnsi="Times New Roman" w:cs="Times New Roman"/>
                <w:lang w:val="en-US"/>
              </w:rPr>
            </w:pPr>
          </w:p>
        </w:tc>
        <w:tc>
          <w:tcPr>
            <w:tcW w:w="1803" w:type="dxa"/>
          </w:tcPr>
          <w:p w14:paraId="09B1EE55" w14:textId="63B7C4BD"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Summer</w:t>
            </w:r>
          </w:p>
        </w:tc>
        <w:tc>
          <w:tcPr>
            <w:tcW w:w="1803" w:type="dxa"/>
          </w:tcPr>
          <w:p w14:paraId="0A10DC52" w14:textId="26F41301" w:rsidR="00C94FFE" w:rsidRPr="007A084D" w:rsidRDefault="00C94FFE" w:rsidP="00C94FFE"/>
        </w:tc>
        <w:tc>
          <w:tcPr>
            <w:tcW w:w="1803" w:type="dxa"/>
          </w:tcPr>
          <w:p w14:paraId="43E0DF90" w14:textId="77777777" w:rsidR="00C94FFE" w:rsidRPr="007A084D" w:rsidRDefault="00C94FFE" w:rsidP="00C94FFE">
            <w:pPr>
              <w:rPr>
                <w:rFonts w:ascii="Times New Roman" w:hAnsi="Times New Roman" w:cs="Times New Roman"/>
                <w:lang w:val="en-US"/>
              </w:rPr>
            </w:pPr>
          </w:p>
        </w:tc>
        <w:tc>
          <w:tcPr>
            <w:tcW w:w="1804" w:type="dxa"/>
          </w:tcPr>
          <w:p w14:paraId="24ED6820" w14:textId="5D06498D" w:rsidR="00C94FFE" w:rsidRPr="007A084D" w:rsidRDefault="00C94FFE" w:rsidP="00C94FFE">
            <w:pPr>
              <w:rPr>
                <w:rFonts w:ascii="Times New Roman" w:hAnsi="Times New Roman" w:cs="Times New Roman"/>
                <w:lang w:val="en-US"/>
              </w:rPr>
            </w:pPr>
            <w:r w:rsidRPr="1A553F08">
              <w:rPr>
                <w:rFonts w:ascii="Times New Roman" w:eastAsia="Times New Roman" w:hAnsi="Times New Roman" w:cs="Times New Roman"/>
                <w:sz w:val="19"/>
                <w:szCs w:val="19"/>
                <w:lang w:val="en-US"/>
              </w:rPr>
              <w:t>153240</w:t>
            </w:r>
            <w:r w:rsidRPr="4AB4B773">
              <w:rPr>
                <w:rFonts w:ascii="Times New Roman" w:eastAsia="Times New Roman" w:hAnsi="Times New Roman" w:cs="Times New Roman"/>
                <w:sz w:val="19"/>
                <w:szCs w:val="19"/>
                <w:lang w:val="en-US"/>
              </w:rPr>
              <w:t xml:space="preserve"> </w:t>
            </w:r>
            <w:r w:rsidRPr="730524EF">
              <w:rPr>
                <w:rFonts w:ascii="Times New Roman" w:eastAsia="Times New Roman" w:hAnsi="Times New Roman" w:cs="Times New Roman"/>
                <w:sz w:val="19"/>
                <w:szCs w:val="19"/>
                <w:lang w:val="en-US"/>
              </w:rPr>
              <w:t>w</w:t>
            </w:r>
          </w:p>
        </w:tc>
      </w:tr>
      <w:tr w:rsidR="00C94FFE" w14:paraId="0D0AB54C" w14:textId="77777777" w:rsidTr="006021CB">
        <w:tc>
          <w:tcPr>
            <w:tcW w:w="1803" w:type="dxa"/>
          </w:tcPr>
          <w:p w14:paraId="7E8B4E62" w14:textId="76CFD07E"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lastRenderedPageBreak/>
              <w:t>External insulation</w:t>
            </w:r>
          </w:p>
        </w:tc>
        <w:tc>
          <w:tcPr>
            <w:tcW w:w="1803" w:type="dxa"/>
          </w:tcPr>
          <w:p w14:paraId="414B0B93" w14:textId="75E78B41"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Winter</w:t>
            </w:r>
          </w:p>
        </w:tc>
        <w:tc>
          <w:tcPr>
            <w:tcW w:w="1803" w:type="dxa"/>
          </w:tcPr>
          <w:p w14:paraId="7707D78C" w14:textId="77777777" w:rsidR="00C94FFE" w:rsidRPr="007A084D" w:rsidRDefault="00C94FFE" w:rsidP="00C94FFE">
            <w:pPr>
              <w:rPr>
                <w:rFonts w:ascii="Times New Roman" w:hAnsi="Times New Roman" w:cs="Times New Roman"/>
                <w:lang w:val="en-US"/>
              </w:rPr>
            </w:pPr>
          </w:p>
        </w:tc>
        <w:tc>
          <w:tcPr>
            <w:tcW w:w="1803" w:type="dxa"/>
          </w:tcPr>
          <w:p w14:paraId="7B820E9F" w14:textId="1C3C7FF7" w:rsidR="00C94FFE" w:rsidRPr="007A084D" w:rsidRDefault="5A5991F3" w:rsidP="36C32D5B">
            <w:pPr>
              <w:rPr>
                <w:rFonts w:ascii="Times New Roman" w:hAnsi="Times New Roman" w:cs="Times New Roman"/>
                <w:lang w:val="en-US"/>
              </w:rPr>
            </w:pPr>
            <w:r w:rsidRPr="36C32D5B">
              <w:rPr>
                <w:rFonts w:ascii="Times New Roman" w:hAnsi="Times New Roman" w:cs="Times New Roman"/>
                <w:lang w:val="en-US"/>
              </w:rPr>
              <w:t>137851</w:t>
            </w:r>
          </w:p>
          <w:p w14:paraId="02E50B33" w14:textId="4311D8B1" w:rsidR="00C94FFE" w:rsidRPr="007A084D" w:rsidRDefault="00C94FFE" w:rsidP="00C94FFE">
            <w:pPr>
              <w:rPr>
                <w:rFonts w:ascii="Times New Roman" w:hAnsi="Times New Roman" w:cs="Times New Roman"/>
                <w:lang w:val="en-US"/>
              </w:rPr>
            </w:pPr>
          </w:p>
        </w:tc>
        <w:tc>
          <w:tcPr>
            <w:tcW w:w="1804" w:type="dxa"/>
          </w:tcPr>
          <w:p w14:paraId="27EB683D" w14:textId="77777777" w:rsidR="00C94FFE" w:rsidRPr="007A084D" w:rsidRDefault="00C94FFE" w:rsidP="00C94FFE">
            <w:pPr>
              <w:rPr>
                <w:rFonts w:ascii="Times New Roman" w:hAnsi="Times New Roman" w:cs="Times New Roman"/>
                <w:lang w:val="en-US"/>
              </w:rPr>
            </w:pPr>
          </w:p>
        </w:tc>
      </w:tr>
      <w:tr w:rsidR="00C94FFE" w14:paraId="2F9B8848" w14:textId="77777777" w:rsidTr="006021CB">
        <w:tc>
          <w:tcPr>
            <w:tcW w:w="1803" w:type="dxa"/>
          </w:tcPr>
          <w:p w14:paraId="6ED9D383" w14:textId="77777777" w:rsidR="00C94FFE" w:rsidRPr="007A084D" w:rsidRDefault="00C94FFE" w:rsidP="00C94FFE">
            <w:pPr>
              <w:rPr>
                <w:rFonts w:ascii="Times New Roman" w:hAnsi="Times New Roman" w:cs="Times New Roman"/>
                <w:lang w:val="en-US"/>
              </w:rPr>
            </w:pPr>
          </w:p>
        </w:tc>
        <w:tc>
          <w:tcPr>
            <w:tcW w:w="1803" w:type="dxa"/>
          </w:tcPr>
          <w:p w14:paraId="35943D8E" w14:textId="74F87C20"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Summer</w:t>
            </w:r>
          </w:p>
        </w:tc>
        <w:tc>
          <w:tcPr>
            <w:tcW w:w="1803" w:type="dxa"/>
          </w:tcPr>
          <w:p w14:paraId="130A38E5" w14:textId="77777777" w:rsidR="00C94FFE" w:rsidRPr="007A084D" w:rsidRDefault="00C94FFE" w:rsidP="00C94FFE">
            <w:pPr>
              <w:rPr>
                <w:rFonts w:ascii="Times New Roman" w:hAnsi="Times New Roman" w:cs="Times New Roman"/>
                <w:lang w:val="en-US"/>
              </w:rPr>
            </w:pPr>
          </w:p>
        </w:tc>
        <w:tc>
          <w:tcPr>
            <w:tcW w:w="1803" w:type="dxa"/>
          </w:tcPr>
          <w:p w14:paraId="0A356789" w14:textId="77777777" w:rsidR="00C94FFE" w:rsidRPr="007A084D" w:rsidRDefault="00C94FFE" w:rsidP="00C94FFE">
            <w:pPr>
              <w:rPr>
                <w:rFonts w:ascii="Times New Roman" w:hAnsi="Times New Roman" w:cs="Times New Roman"/>
                <w:lang w:val="en-US"/>
              </w:rPr>
            </w:pPr>
          </w:p>
        </w:tc>
        <w:tc>
          <w:tcPr>
            <w:tcW w:w="1804" w:type="dxa"/>
          </w:tcPr>
          <w:p w14:paraId="3DD1AB0B" w14:textId="6B0C88E1" w:rsidR="00C94FFE" w:rsidRPr="007A084D" w:rsidRDefault="2EB9B4FB" w:rsidP="00C94FFE">
            <w:pPr>
              <w:rPr>
                <w:rFonts w:ascii="Times New Roman" w:eastAsia="Times New Roman" w:hAnsi="Times New Roman" w:cs="Times New Roman"/>
                <w:sz w:val="19"/>
                <w:szCs w:val="19"/>
                <w:lang w:val="en-US"/>
              </w:rPr>
            </w:pPr>
            <w:r w:rsidRPr="36C32D5B">
              <w:rPr>
                <w:rFonts w:ascii="Times New Roman" w:eastAsia="Times New Roman" w:hAnsi="Times New Roman" w:cs="Times New Roman"/>
                <w:sz w:val="19"/>
                <w:szCs w:val="19"/>
                <w:lang w:val="en-US"/>
              </w:rPr>
              <w:t>153240</w:t>
            </w:r>
          </w:p>
        </w:tc>
      </w:tr>
      <w:tr w:rsidR="00C94FFE" w14:paraId="18DB7CA8" w14:textId="77777777" w:rsidTr="006021CB">
        <w:tc>
          <w:tcPr>
            <w:tcW w:w="1803" w:type="dxa"/>
          </w:tcPr>
          <w:p w14:paraId="7CC81056" w14:textId="4693C559"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Double thickness concrete (exterior wall)</w:t>
            </w:r>
          </w:p>
        </w:tc>
        <w:tc>
          <w:tcPr>
            <w:tcW w:w="1803" w:type="dxa"/>
          </w:tcPr>
          <w:p w14:paraId="2227BFCF" w14:textId="60CC3966"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Winter</w:t>
            </w:r>
          </w:p>
        </w:tc>
        <w:tc>
          <w:tcPr>
            <w:tcW w:w="1803" w:type="dxa"/>
          </w:tcPr>
          <w:p w14:paraId="69F638BF" w14:textId="77777777" w:rsidR="00C94FFE" w:rsidRPr="007A084D" w:rsidRDefault="00C94FFE" w:rsidP="00C94FFE">
            <w:pPr>
              <w:rPr>
                <w:rFonts w:ascii="Times New Roman" w:hAnsi="Times New Roman" w:cs="Times New Roman"/>
                <w:lang w:val="en-US"/>
              </w:rPr>
            </w:pPr>
          </w:p>
        </w:tc>
        <w:tc>
          <w:tcPr>
            <w:tcW w:w="1803" w:type="dxa"/>
          </w:tcPr>
          <w:p w14:paraId="25EBDB58" w14:textId="13C22B25" w:rsidR="00C94FFE" w:rsidRPr="007A084D" w:rsidRDefault="00C94FFE" w:rsidP="00C94FFE">
            <w:r w:rsidRPr="40703D44">
              <w:rPr>
                <w:rFonts w:ascii="Times New Roman" w:eastAsia="Times New Roman" w:hAnsi="Times New Roman" w:cs="Times New Roman"/>
                <w:sz w:val="19"/>
                <w:szCs w:val="19"/>
                <w:lang w:val="en-US"/>
              </w:rPr>
              <w:t>137851.</w:t>
            </w:r>
            <w:r w:rsidRPr="713492EA">
              <w:rPr>
                <w:rFonts w:ascii="Times New Roman" w:eastAsia="Times New Roman" w:hAnsi="Times New Roman" w:cs="Times New Roman"/>
                <w:sz w:val="19"/>
                <w:szCs w:val="19"/>
                <w:lang w:val="en-US"/>
              </w:rPr>
              <w:t>454254703</w:t>
            </w:r>
          </w:p>
        </w:tc>
        <w:tc>
          <w:tcPr>
            <w:tcW w:w="1804" w:type="dxa"/>
          </w:tcPr>
          <w:p w14:paraId="644A7E48" w14:textId="77777777" w:rsidR="00C94FFE" w:rsidRPr="007A084D" w:rsidRDefault="00C94FFE" w:rsidP="00C94FFE">
            <w:pPr>
              <w:rPr>
                <w:rFonts w:ascii="Times New Roman" w:hAnsi="Times New Roman" w:cs="Times New Roman"/>
                <w:lang w:val="en-US"/>
              </w:rPr>
            </w:pPr>
          </w:p>
        </w:tc>
      </w:tr>
      <w:tr w:rsidR="00C94FFE" w14:paraId="51A09ADC" w14:textId="77777777" w:rsidTr="006021CB">
        <w:tc>
          <w:tcPr>
            <w:tcW w:w="1803" w:type="dxa"/>
          </w:tcPr>
          <w:p w14:paraId="0B879717" w14:textId="77777777" w:rsidR="00C94FFE" w:rsidRPr="007A084D" w:rsidRDefault="00C94FFE" w:rsidP="00C94FFE">
            <w:pPr>
              <w:rPr>
                <w:rFonts w:ascii="Times New Roman" w:hAnsi="Times New Roman" w:cs="Times New Roman"/>
                <w:lang w:val="en-US"/>
              </w:rPr>
            </w:pPr>
          </w:p>
        </w:tc>
        <w:tc>
          <w:tcPr>
            <w:tcW w:w="1803" w:type="dxa"/>
          </w:tcPr>
          <w:p w14:paraId="6BBBF451" w14:textId="150C99C3"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Summer</w:t>
            </w:r>
          </w:p>
        </w:tc>
        <w:tc>
          <w:tcPr>
            <w:tcW w:w="1803" w:type="dxa"/>
          </w:tcPr>
          <w:p w14:paraId="2498B2A6" w14:textId="77777777" w:rsidR="00C94FFE" w:rsidRPr="007A084D" w:rsidRDefault="00C94FFE" w:rsidP="00C94FFE">
            <w:pPr>
              <w:rPr>
                <w:rFonts w:ascii="Times New Roman" w:hAnsi="Times New Roman" w:cs="Times New Roman"/>
                <w:lang w:val="en-US"/>
              </w:rPr>
            </w:pPr>
          </w:p>
        </w:tc>
        <w:tc>
          <w:tcPr>
            <w:tcW w:w="1803" w:type="dxa"/>
          </w:tcPr>
          <w:p w14:paraId="110A6173" w14:textId="77777777" w:rsidR="00C94FFE" w:rsidRPr="007A084D" w:rsidRDefault="00C94FFE" w:rsidP="00C94FFE">
            <w:pPr>
              <w:rPr>
                <w:rFonts w:ascii="Times New Roman" w:hAnsi="Times New Roman" w:cs="Times New Roman"/>
                <w:lang w:val="en-US"/>
              </w:rPr>
            </w:pPr>
          </w:p>
        </w:tc>
        <w:tc>
          <w:tcPr>
            <w:tcW w:w="1804" w:type="dxa"/>
          </w:tcPr>
          <w:p w14:paraId="3DFAE41B" w14:textId="6B0C88E1" w:rsidR="00C94FFE" w:rsidRPr="007A084D" w:rsidRDefault="418C0FB2" w:rsidP="36C32D5B">
            <w:pPr>
              <w:rPr>
                <w:rFonts w:ascii="Times New Roman" w:eastAsia="Times New Roman" w:hAnsi="Times New Roman" w:cs="Times New Roman"/>
                <w:sz w:val="19"/>
                <w:szCs w:val="19"/>
                <w:lang w:val="en-US"/>
              </w:rPr>
            </w:pPr>
            <w:r w:rsidRPr="36C32D5B">
              <w:rPr>
                <w:rFonts w:ascii="Times New Roman" w:eastAsia="Times New Roman" w:hAnsi="Times New Roman" w:cs="Times New Roman"/>
                <w:sz w:val="19"/>
                <w:szCs w:val="19"/>
                <w:lang w:val="en-US"/>
              </w:rPr>
              <w:t>153240</w:t>
            </w:r>
          </w:p>
          <w:p w14:paraId="564935C5" w14:textId="17C24746" w:rsidR="00C94FFE" w:rsidRPr="007A084D" w:rsidRDefault="00C94FFE" w:rsidP="00C94FFE">
            <w:pPr>
              <w:rPr>
                <w:rFonts w:ascii="Times New Roman" w:hAnsi="Times New Roman" w:cs="Times New Roman"/>
                <w:lang w:val="en-US"/>
              </w:rPr>
            </w:pPr>
          </w:p>
        </w:tc>
      </w:tr>
      <w:tr w:rsidR="00C94FFE" w14:paraId="6D219A26" w14:textId="77777777" w:rsidTr="006021CB">
        <w:tc>
          <w:tcPr>
            <w:tcW w:w="1803" w:type="dxa"/>
          </w:tcPr>
          <w:p w14:paraId="4A35976A" w14:textId="541F274D"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 xml:space="preserve">Double thickness insulation </w:t>
            </w:r>
          </w:p>
        </w:tc>
        <w:tc>
          <w:tcPr>
            <w:tcW w:w="1803" w:type="dxa"/>
          </w:tcPr>
          <w:p w14:paraId="04FEACA1" w14:textId="69793D2A"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Winter</w:t>
            </w:r>
          </w:p>
        </w:tc>
        <w:tc>
          <w:tcPr>
            <w:tcW w:w="1803" w:type="dxa"/>
          </w:tcPr>
          <w:p w14:paraId="39315E47" w14:textId="77777777" w:rsidR="00C94FFE" w:rsidRPr="007A084D" w:rsidRDefault="00C94FFE" w:rsidP="00C94FFE">
            <w:pPr>
              <w:rPr>
                <w:rFonts w:ascii="Times New Roman" w:hAnsi="Times New Roman" w:cs="Times New Roman"/>
                <w:lang w:val="en-US"/>
              </w:rPr>
            </w:pPr>
          </w:p>
        </w:tc>
        <w:tc>
          <w:tcPr>
            <w:tcW w:w="1803" w:type="dxa"/>
          </w:tcPr>
          <w:p w14:paraId="35FA8FB4" w14:textId="573E648D" w:rsidR="00C94FFE" w:rsidRPr="007A084D" w:rsidRDefault="00C94FFE" w:rsidP="00C94FFE">
            <w:r w:rsidRPr="414A0DDC">
              <w:rPr>
                <w:rFonts w:ascii="Times New Roman" w:eastAsia="Times New Roman" w:hAnsi="Times New Roman" w:cs="Times New Roman"/>
                <w:sz w:val="19"/>
                <w:szCs w:val="19"/>
                <w:lang w:val="en-US"/>
              </w:rPr>
              <w:t>137851.</w:t>
            </w:r>
            <w:r w:rsidRPr="48D1AD66">
              <w:rPr>
                <w:rFonts w:ascii="Times New Roman" w:eastAsia="Times New Roman" w:hAnsi="Times New Roman" w:cs="Times New Roman"/>
                <w:sz w:val="19"/>
                <w:szCs w:val="19"/>
                <w:lang w:val="en-US"/>
              </w:rPr>
              <w:t>4542547034</w:t>
            </w:r>
          </w:p>
        </w:tc>
        <w:tc>
          <w:tcPr>
            <w:tcW w:w="1804" w:type="dxa"/>
          </w:tcPr>
          <w:p w14:paraId="6867B1EC" w14:textId="77777777" w:rsidR="00C94FFE" w:rsidRPr="007A084D" w:rsidRDefault="00C94FFE" w:rsidP="00C94FFE">
            <w:pPr>
              <w:rPr>
                <w:rFonts w:ascii="Times New Roman" w:hAnsi="Times New Roman" w:cs="Times New Roman"/>
                <w:lang w:val="en-US"/>
              </w:rPr>
            </w:pPr>
          </w:p>
        </w:tc>
      </w:tr>
      <w:tr w:rsidR="00C94FFE" w14:paraId="4DD738E7" w14:textId="77777777" w:rsidTr="006021CB">
        <w:tc>
          <w:tcPr>
            <w:tcW w:w="1803" w:type="dxa"/>
          </w:tcPr>
          <w:p w14:paraId="48DFA6F9" w14:textId="77777777" w:rsidR="00C94FFE" w:rsidRPr="007A084D" w:rsidRDefault="00C94FFE" w:rsidP="00C94FFE">
            <w:pPr>
              <w:rPr>
                <w:rFonts w:ascii="Times New Roman" w:hAnsi="Times New Roman" w:cs="Times New Roman"/>
                <w:lang w:val="en-US"/>
              </w:rPr>
            </w:pPr>
          </w:p>
        </w:tc>
        <w:tc>
          <w:tcPr>
            <w:tcW w:w="1803" w:type="dxa"/>
          </w:tcPr>
          <w:p w14:paraId="471571A1" w14:textId="63D3237E" w:rsidR="00C94FFE" w:rsidRPr="007A084D" w:rsidRDefault="00C94FFE" w:rsidP="00C94FFE">
            <w:pPr>
              <w:rPr>
                <w:rFonts w:ascii="Times New Roman" w:hAnsi="Times New Roman" w:cs="Times New Roman"/>
                <w:lang w:val="en-US"/>
              </w:rPr>
            </w:pPr>
            <w:r w:rsidRPr="007A084D">
              <w:rPr>
                <w:rFonts w:ascii="Times New Roman" w:hAnsi="Times New Roman" w:cs="Times New Roman"/>
                <w:lang w:val="en-US"/>
              </w:rPr>
              <w:t>Summer</w:t>
            </w:r>
          </w:p>
        </w:tc>
        <w:tc>
          <w:tcPr>
            <w:tcW w:w="1803" w:type="dxa"/>
          </w:tcPr>
          <w:p w14:paraId="1CB4F8CB" w14:textId="77777777" w:rsidR="00C94FFE" w:rsidRPr="007A084D" w:rsidRDefault="00C94FFE" w:rsidP="00C94FFE">
            <w:pPr>
              <w:rPr>
                <w:rFonts w:ascii="Times New Roman" w:hAnsi="Times New Roman" w:cs="Times New Roman"/>
                <w:lang w:val="en-US"/>
              </w:rPr>
            </w:pPr>
          </w:p>
        </w:tc>
        <w:tc>
          <w:tcPr>
            <w:tcW w:w="1803" w:type="dxa"/>
          </w:tcPr>
          <w:p w14:paraId="65B94C46" w14:textId="77777777" w:rsidR="00C94FFE" w:rsidRPr="007A084D" w:rsidRDefault="00C94FFE" w:rsidP="00C94FFE">
            <w:pPr>
              <w:rPr>
                <w:rFonts w:ascii="Times New Roman" w:hAnsi="Times New Roman" w:cs="Times New Roman"/>
                <w:lang w:val="en-US"/>
              </w:rPr>
            </w:pPr>
          </w:p>
        </w:tc>
        <w:tc>
          <w:tcPr>
            <w:tcW w:w="1804" w:type="dxa"/>
          </w:tcPr>
          <w:p w14:paraId="62CD90B8" w14:textId="6B0C88E1" w:rsidR="00C94FFE" w:rsidRPr="007A084D" w:rsidRDefault="1261B009" w:rsidP="36C32D5B">
            <w:pPr>
              <w:rPr>
                <w:rFonts w:ascii="Times New Roman" w:eastAsia="Times New Roman" w:hAnsi="Times New Roman" w:cs="Times New Roman"/>
                <w:sz w:val="19"/>
                <w:szCs w:val="19"/>
                <w:lang w:val="en-US"/>
              </w:rPr>
            </w:pPr>
            <w:r w:rsidRPr="36C32D5B">
              <w:rPr>
                <w:rFonts w:ascii="Times New Roman" w:eastAsia="Times New Roman" w:hAnsi="Times New Roman" w:cs="Times New Roman"/>
                <w:sz w:val="19"/>
                <w:szCs w:val="19"/>
                <w:lang w:val="en-US"/>
              </w:rPr>
              <w:t>153240</w:t>
            </w:r>
          </w:p>
          <w:p w14:paraId="10B0130B" w14:textId="1DDE2D54" w:rsidR="00C94FFE" w:rsidRPr="007A084D" w:rsidRDefault="00C94FFE" w:rsidP="00C94FFE">
            <w:pPr>
              <w:rPr>
                <w:rFonts w:ascii="Times New Roman" w:hAnsi="Times New Roman" w:cs="Times New Roman"/>
                <w:lang w:val="en-US"/>
              </w:rPr>
            </w:pPr>
          </w:p>
        </w:tc>
      </w:tr>
    </w:tbl>
    <w:p w14:paraId="45D3B026" w14:textId="77777777" w:rsidR="003F2388" w:rsidRPr="00E1591C" w:rsidRDefault="003F2388" w:rsidP="00E1591C">
      <w:pPr>
        <w:rPr>
          <w:lang w:val="en-US"/>
        </w:rPr>
      </w:pPr>
    </w:p>
    <w:p w14:paraId="7F6FA829" w14:textId="67093491" w:rsidR="00E1591C" w:rsidRPr="00E1591C" w:rsidRDefault="001E2374" w:rsidP="00E1591C">
      <w:pPr>
        <w:rPr>
          <w:lang w:val="en-US"/>
        </w:rPr>
      </w:pPr>
      <w:r w:rsidRPr="001E2374">
        <w:rPr>
          <w:highlight w:val="yellow"/>
          <w:lang w:val="en-US"/>
        </w:rPr>
        <w:t xml:space="preserve">All the values become the same, even when making </w:t>
      </w:r>
      <w:proofErr w:type="gramStart"/>
      <w:r w:rsidRPr="001E2374">
        <w:rPr>
          <w:highlight w:val="yellow"/>
          <w:lang w:val="en-US"/>
        </w:rPr>
        <w:t>really drastic</w:t>
      </w:r>
      <w:proofErr w:type="gramEnd"/>
      <w:r w:rsidRPr="001E2374">
        <w:rPr>
          <w:highlight w:val="yellow"/>
          <w:lang w:val="en-US"/>
        </w:rPr>
        <w:t xml:space="preserve"> changes</w:t>
      </w:r>
    </w:p>
    <w:p w14:paraId="4800A1CC" w14:textId="286DC66A" w:rsidR="00E1591C" w:rsidRPr="001E2374" w:rsidRDefault="00E1591C" w:rsidP="00E1591C">
      <w:pPr>
        <w:rPr>
          <w:lang w:val="en-US"/>
        </w:rPr>
      </w:pPr>
    </w:p>
    <w:p w14:paraId="56E3D028" w14:textId="7EFE12E5" w:rsidR="7B6D8C5B" w:rsidRPr="001E2374" w:rsidRDefault="7B6D8C5B">
      <w:pPr>
        <w:rPr>
          <w:lang w:val="en-US"/>
        </w:rPr>
      </w:pPr>
    </w:p>
    <w:p w14:paraId="66B9AB98" w14:textId="130440B1" w:rsidR="00E1591C" w:rsidRPr="00E1591C" w:rsidRDefault="4A290B5A" w:rsidP="00E1591C">
      <w:proofErr w:type="spellStart"/>
      <w:r>
        <w:t>Increased</w:t>
      </w:r>
      <w:proofErr w:type="spellEnd"/>
      <w:r>
        <w:t xml:space="preserve"> </w:t>
      </w:r>
      <w:proofErr w:type="spellStart"/>
      <w:r>
        <w:t>concrete</w:t>
      </w:r>
      <w:proofErr w:type="spellEnd"/>
      <w:r>
        <w:t xml:space="preserve"> to 0.3 meters. </w:t>
      </w:r>
    </w:p>
    <w:sectPr w:rsidR="00E1591C" w:rsidRPr="00E1591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w:altName w:val="Times New Roman"/>
    <w:panose1 w:val="00000500000000020000"/>
    <w:charset w:val="00"/>
    <w:family w:val="auto"/>
    <w:pitch w:val="variable"/>
    <w:sig w:usb0="E00002FF" w:usb1="5000205A"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2C5B"/>
    <w:multiLevelType w:val="hybridMultilevel"/>
    <w:tmpl w:val="D428B0B6"/>
    <w:lvl w:ilvl="0" w:tplc="C09835BC">
      <w:start w:val="18"/>
      <w:numFmt w:val="bullet"/>
      <w:lvlText w:val="-"/>
      <w:lvlJc w:val="left"/>
      <w:pPr>
        <w:ind w:left="720" w:hanging="360"/>
      </w:pPr>
      <w:rPr>
        <w:rFonts w:ascii="Times" w:eastAsiaTheme="minorHAnsi" w:hAnsi="Time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B510AFE"/>
    <w:multiLevelType w:val="hybridMultilevel"/>
    <w:tmpl w:val="7370FBE4"/>
    <w:lvl w:ilvl="0" w:tplc="C09835BC">
      <w:start w:val="2025"/>
      <w:numFmt w:val="bullet"/>
      <w:lvlText w:val="-"/>
      <w:lvlJc w:val="left"/>
      <w:pPr>
        <w:ind w:left="720" w:hanging="360"/>
      </w:pPr>
      <w:rPr>
        <w:rFonts w:ascii="Times" w:eastAsiaTheme="minorHAnsi" w:hAnsi="Time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DDCE7E2"/>
    <w:multiLevelType w:val="hybridMultilevel"/>
    <w:tmpl w:val="FFFFFFFF"/>
    <w:lvl w:ilvl="0" w:tplc="ED56A768">
      <w:start w:val="1"/>
      <w:numFmt w:val="bullet"/>
      <w:lvlText w:val=""/>
      <w:lvlJc w:val="left"/>
      <w:pPr>
        <w:ind w:left="720" w:hanging="360"/>
      </w:pPr>
      <w:rPr>
        <w:rFonts w:ascii="Symbol" w:hAnsi="Symbol" w:hint="default"/>
      </w:rPr>
    </w:lvl>
    <w:lvl w:ilvl="1" w:tplc="D4D0C0AA">
      <w:start w:val="1"/>
      <w:numFmt w:val="bullet"/>
      <w:lvlText w:val="o"/>
      <w:lvlJc w:val="left"/>
      <w:pPr>
        <w:ind w:left="1440" w:hanging="360"/>
      </w:pPr>
      <w:rPr>
        <w:rFonts w:ascii="Courier New" w:hAnsi="Courier New" w:hint="default"/>
      </w:rPr>
    </w:lvl>
    <w:lvl w:ilvl="2" w:tplc="DD1AA896">
      <w:start w:val="1"/>
      <w:numFmt w:val="bullet"/>
      <w:lvlText w:val=""/>
      <w:lvlJc w:val="left"/>
      <w:pPr>
        <w:ind w:left="2160" w:hanging="360"/>
      </w:pPr>
      <w:rPr>
        <w:rFonts w:ascii="Wingdings" w:hAnsi="Wingdings" w:hint="default"/>
      </w:rPr>
    </w:lvl>
    <w:lvl w:ilvl="3" w:tplc="F1561ACE">
      <w:start w:val="1"/>
      <w:numFmt w:val="bullet"/>
      <w:lvlText w:val=""/>
      <w:lvlJc w:val="left"/>
      <w:pPr>
        <w:ind w:left="2880" w:hanging="360"/>
      </w:pPr>
      <w:rPr>
        <w:rFonts w:ascii="Symbol" w:hAnsi="Symbol" w:hint="default"/>
      </w:rPr>
    </w:lvl>
    <w:lvl w:ilvl="4" w:tplc="DA7AF910">
      <w:start w:val="1"/>
      <w:numFmt w:val="bullet"/>
      <w:lvlText w:val="o"/>
      <w:lvlJc w:val="left"/>
      <w:pPr>
        <w:ind w:left="3600" w:hanging="360"/>
      </w:pPr>
      <w:rPr>
        <w:rFonts w:ascii="Courier New" w:hAnsi="Courier New" w:hint="default"/>
      </w:rPr>
    </w:lvl>
    <w:lvl w:ilvl="5" w:tplc="7D2450D8">
      <w:start w:val="1"/>
      <w:numFmt w:val="bullet"/>
      <w:lvlText w:val=""/>
      <w:lvlJc w:val="left"/>
      <w:pPr>
        <w:ind w:left="4320" w:hanging="360"/>
      </w:pPr>
      <w:rPr>
        <w:rFonts w:ascii="Wingdings" w:hAnsi="Wingdings" w:hint="default"/>
      </w:rPr>
    </w:lvl>
    <w:lvl w:ilvl="6" w:tplc="D86097A4">
      <w:start w:val="1"/>
      <w:numFmt w:val="bullet"/>
      <w:lvlText w:val=""/>
      <w:lvlJc w:val="left"/>
      <w:pPr>
        <w:ind w:left="5040" w:hanging="360"/>
      </w:pPr>
      <w:rPr>
        <w:rFonts w:ascii="Symbol" w:hAnsi="Symbol" w:hint="default"/>
      </w:rPr>
    </w:lvl>
    <w:lvl w:ilvl="7" w:tplc="D5469DBE">
      <w:start w:val="1"/>
      <w:numFmt w:val="bullet"/>
      <w:lvlText w:val="o"/>
      <w:lvlJc w:val="left"/>
      <w:pPr>
        <w:ind w:left="5760" w:hanging="360"/>
      </w:pPr>
      <w:rPr>
        <w:rFonts w:ascii="Courier New" w:hAnsi="Courier New" w:hint="default"/>
      </w:rPr>
    </w:lvl>
    <w:lvl w:ilvl="8" w:tplc="31BEA9DC">
      <w:start w:val="1"/>
      <w:numFmt w:val="bullet"/>
      <w:lvlText w:val=""/>
      <w:lvlJc w:val="left"/>
      <w:pPr>
        <w:ind w:left="6480" w:hanging="360"/>
      </w:pPr>
      <w:rPr>
        <w:rFonts w:ascii="Wingdings" w:hAnsi="Wingdings" w:hint="default"/>
      </w:rPr>
    </w:lvl>
  </w:abstractNum>
  <w:abstractNum w:abstractNumId="3" w15:restartNumberingAfterBreak="0">
    <w:nsid w:val="4D8662C5"/>
    <w:multiLevelType w:val="hybridMultilevel"/>
    <w:tmpl w:val="2D5685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70FC4A95"/>
    <w:multiLevelType w:val="hybridMultilevel"/>
    <w:tmpl w:val="0898F6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76584CEB"/>
    <w:multiLevelType w:val="hybridMultilevel"/>
    <w:tmpl w:val="3BD249D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248734798">
    <w:abstractNumId w:val="2"/>
  </w:num>
  <w:num w:numId="2" w16cid:durableId="194586085">
    <w:abstractNumId w:val="4"/>
  </w:num>
  <w:num w:numId="3" w16cid:durableId="338193833">
    <w:abstractNumId w:val="3"/>
  </w:num>
  <w:num w:numId="4" w16cid:durableId="508764288">
    <w:abstractNumId w:val="5"/>
  </w:num>
  <w:num w:numId="5" w16cid:durableId="1863546835">
    <w:abstractNumId w:val="1"/>
  </w:num>
  <w:num w:numId="6" w16cid:durableId="138401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6C2699"/>
    <w:rsid w:val="00005386"/>
    <w:rsid w:val="00006F52"/>
    <w:rsid w:val="00010DAA"/>
    <w:rsid w:val="0001160C"/>
    <w:rsid w:val="00011D36"/>
    <w:rsid w:val="00012C69"/>
    <w:rsid w:val="00015904"/>
    <w:rsid w:val="00016B33"/>
    <w:rsid w:val="000250D3"/>
    <w:rsid w:val="000278AC"/>
    <w:rsid w:val="00036513"/>
    <w:rsid w:val="00042137"/>
    <w:rsid w:val="000479D0"/>
    <w:rsid w:val="00054D80"/>
    <w:rsid w:val="00070456"/>
    <w:rsid w:val="00071CD5"/>
    <w:rsid w:val="00080809"/>
    <w:rsid w:val="0008255B"/>
    <w:rsid w:val="00084761"/>
    <w:rsid w:val="00094655"/>
    <w:rsid w:val="0009760B"/>
    <w:rsid w:val="000A38B5"/>
    <w:rsid w:val="000A5B10"/>
    <w:rsid w:val="000B2441"/>
    <w:rsid w:val="000B3B48"/>
    <w:rsid w:val="000B4649"/>
    <w:rsid w:val="000C32A7"/>
    <w:rsid w:val="000D270C"/>
    <w:rsid w:val="000D3E15"/>
    <w:rsid w:val="000D678D"/>
    <w:rsid w:val="000D71F7"/>
    <w:rsid w:val="000D7C8F"/>
    <w:rsid w:val="000E1B83"/>
    <w:rsid w:val="000E7E16"/>
    <w:rsid w:val="000F0375"/>
    <w:rsid w:val="000F10E6"/>
    <w:rsid w:val="000F694E"/>
    <w:rsid w:val="0010102C"/>
    <w:rsid w:val="00107282"/>
    <w:rsid w:val="00121F31"/>
    <w:rsid w:val="00122264"/>
    <w:rsid w:val="001254C3"/>
    <w:rsid w:val="0012648A"/>
    <w:rsid w:val="00130394"/>
    <w:rsid w:val="00133884"/>
    <w:rsid w:val="00142715"/>
    <w:rsid w:val="0014583A"/>
    <w:rsid w:val="00146C98"/>
    <w:rsid w:val="00151C7F"/>
    <w:rsid w:val="00151D7F"/>
    <w:rsid w:val="00154485"/>
    <w:rsid w:val="00156FE2"/>
    <w:rsid w:val="00170156"/>
    <w:rsid w:val="001745EE"/>
    <w:rsid w:val="00176613"/>
    <w:rsid w:val="00176A36"/>
    <w:rsid w:val="001869DA"/>
    <w:rsid w:val="00190144"/>
    <w:rsid w:val="00192363"/>
    <w:rsid w:val="001926E3"/>
    <w:rsid w:val="00193C54"/>
    <w:rsid w:val="001A1D6C"/>
    <w:rsid w:val="001A2B69"/>
    <w:rsid w:val="001B23DE"/>
    <w:rsid w:val="001B2BA8"/>
    <w:rsid w:val="001C4C66"/>
    <w:rsid w:val="001C7ABF"/>
    <w:rsid w:val="001D6956"/>
    <w:rsid w:val="001E155E"/>
    <w:rsid w:val="001E2374"/>
    <w:rsid w:val="001E4F1D"/>
    <w:rsid w:val="001F6B40"/>
    <w:rsid w:val="001F7519"/>
    <w:rsid w:val="001F7E37"/>
    <w:rsid w:val="002009FC"/>
    <w:rsid w:val="00200C7E"/>
    <w:rsid w:val="002022CF"/>
    <w:rsid w:val="002047FA"/>
    <w:rsid w:val="002057F6"/>
    <w:rsid w:val="002079C6"/>
    <w:rsid w:val="00217276"/>
    <w:rsid w:val="00220420"/>
    <w:rsid w:val="002234CE"/>
    <w:rsid w:val="00224A1C"/>
    <w:rsid w:val="00227A25"/>
    <w:rsid w:val="00231A1E"/>
    <w:rsid w:val="00242C75"/>
    <w:rsid w:val="0024615C"/>
    <w:rsid w:val="00246610"/>
    <w:rsid w:val="00261465"/>
    <w:rsid w:val="002640C8"/>
    <w:rsid w:val="00265560"/>
    <w:rsid w:val="00267284"/>
    <w:rsid w:val="002711A4"/>
    <w:rsid w:val="00271C2A"/>
    <w:rsid w:val="00275DD7"/>
    <w:rsid w:val="00275DE8"/>
    <w:rsid w:val="00276D50"/>
    <w:rsid w:val="00277F89"/>
    <w:rsid w:val="002906D8"/>
    <w:rsid w:val="002A44CA"/>
    <w:rsid w:val="002A57CC"/>
    <w:rsid w:val="002A72CE"/>
    <w:rsid w:val="002A795C"/>
    <w:rsid w:val="002B21AE"/>
    <w:rsid w:val="002B2B55"/>
    <w:rsid w:val="002B3AB1"/>
    <w:rsid w:val="002B3C1D"/>
    <w:rsid w:val="002B4097"/>
    <w:rsid w:val="002D1647"/>
    <w:rsid w:val="002D3418"/>
    <w:rsid w:val="002D7006"/>
    <w:rsid w:val="002E181E"/>
    <w:rsid w:val="002E6DF3"/>
    <w:rsid w:val="002E7B5F"/>
    <w:rsid w:val="002F07B5"/>
    <w:rsid w:val="002F1429"/>
    <w:rsid w:val="002F5D71"/>
    <w:rsid w:val="003044BC"/>
    <w:rsid w:val="0030587B"/>
    <w:rsid w:val="00306BCC"/>
    <w:rsid w:val="00310E6F"/>
    <w:rsid w:val="003132F3"/>
    <w:rsid w:val="003203DD"/>
    <w:rsid w:val="00322377"/>
    <w:rsid w:val="0033129D"/>
    <w:rsid w:val="00341D5F"/>
    <w:rsid w:val="00351238"/>
    <w:rsid w:val="0035197D"/>
    <w:rsid w:val="00354287"/>
    <w:rsid w:val="00354988"/>
    <w:rsid w:val="003607CE"/>
    <w:rsid w:val="003801A5"/>
    <w:rsid w:val="0038178F"/>
    <w:rsid w:val="00384869"/>
    <w:rsid w:val="003859BA"/>
    <w:rsid w:val="00396523"/>
    <w:rsid w:val="0039788D"/>
    <w:rsid w:val="003A2BC8"/>
    <w:rsid w:val="003A5E93"/>
    <w:rsid w:val="003B1818"/>
    <w:rsid w:val="003B2ED1"/>
    <w:rsid w:val="003B4628"/>
    <w:rsid w:val="003C2736"/>
    <w:rsid w:val="003C6DBF"/>
    <w:rsid w:val="003D090E"/>
    <w:rsid w:val="003D5CEF"/>
    <w:rsid w:val="003D6C6A"/>
    <w:rsid w:val="003D7F61"/>
    <w:rsid w:val="003E2CD9"/>
    <w:rsid w:val="003E2FEA"/>
    <w:rsid w:val="003E74E4"/>
    <w:rsid w:val="003F2388"/>
    <w:rsid w:val="003F6F3B"/>
    <w:rsid w:val="00401AB9"/>
    <w:rsid w:val="00402A6A"/>
    <w:rsid w:val="00407779"/>
    <w:rsid w:val="00411F94"/>
    <w:rsid w:val="0042369B"/>
    <w:rsid w:val="00426167"/>
    <w:rsid w:val="00427209"/>
    <w:rsid w:val="00442A92"/>
    <w:rsid w:val="0044336A"/>
    <w:rsid w:val="00451B22"/>
    <w:rsid w:val="004531B7"/>
    <w:rsid w:val="00453F20"/>
    <w:rsid w:val="0045789C"/>
    <w:rsid w:val="00460BCA"/>
    <w:rsid w:val="0046128B"/>
    <w:rsid w:val="0046152B"/>
    <w:rsid w:val="004615D2"/>
    <w:rsid w:val="0046270F"/>
    <w:rsid w:val="00465544"/>
    <w:rsid w:val="00466F18"/>
    <w:rsid w:val="00467C91"/>
    <w:rsid w:val="004749CC"/>
    <w:rsid w:val="0048266A"/>
    <w:rsid w:val="00483652"/>
    <w:rsid w:val="00485C09"/>
    <w:rsid w:val="00486D9E"/>
    <w:rsid w:val="004874A1"/>
    <w:rsid w:val="004907AA"/>
    <w:rsid w:val="00493CF2"/>
    <w:rsid w:val="004A0192"/>
    <w:rsid w:val="004B03B3"/>
    <w:rsid w:val="004C7591"/>
    <w:rsid w:val="004D56AC"/>
    <w:rsid w:val="004D78CB"/>
    <w:rsid w:val="004D7AE0"/>
    <w:rsid w:val="004E02A1"/>
    <w:rsid w:val="004E0E8B"/>
    <w:rsid w:val="004E3C81"/>
    <w:rsid w:val="004E3D84"/>
    <w:rsid w:val="004E6495"/>
    <w:rsid w:val="004F028E"/>
    <w:rsid w:val="004F4CCC"/>
    <w:rsid w:val="00502413"/>
    <w:rsid w:val="00503571"/>
    <w:rsid w:val="00504103"/>
    <w:rsid w:val="00514BF8"/>
    <w:rsid w:val="005155C3"/>
    <w:rsid w:val="00520C7F"/>
    <w:rsid w:val="0053730B"/>
    <w:rsid w:val="005405D0"/>
    <w:rsid w:val="00543611"/>
    <w:rsid w:val="00550D3F"/>
    <w:rsid w:val="00553F67"/>
    <w:rsid w:val="005548DD"/>
    <w:rsid w:val="00555B5F"/>
    <w:rsid w:val="00556BCD"/>
    <w:rsid w:val="00557C7B"/>
    <w:rsid w:val="0056538E"/>
    <w:rsid w:val="00572572"/>
    <w:rsid w:val="00581015"/>
    <w:rsid w:val="00584343"/>
    <w:rsid w:val="00591001"/>
    <w:rsid w:val="005955A8"/>
    <w:rsid w:val="005971C7"/>
    <w:rsid w:val="005B3946"/>
    <w:rsid w:val="005B7665"/>
    <w:rsid w:val="005C13FF"/>
    <w:rsid w:val="005C1AEC"/>
    <w:rsid w:val="005C4902"/>
    <w:rsid w:val="005C6A7D"/>
    <w:rsid w:val="005D2472"/>
    <w:rsid w:val="005D51B7"/>
    <w:rsid w:val="005D5EE7"/>
    <w:rsid w:val="005E1C68"/>
    <w:rsid w:val="005E4E34"/>
    <w:rsid w:val="005E7255"/>
    <w:rsid w:val="005F24FF"/>
    <w:rsid w:val="005F42C6"/>
    <w:rsid w:val="005F616E"/>
    <w:rsid w:val="006011BE"/>
    <w:rsid w:val="006021CB"/>
    <w:rsid w:val="00602B72"/>
    <w:rsid w:val="00603E51"/>
    <w:rsid w:val="0061124C"/>
    <w:rsid w:val="00611E64"/>
    <w:rsid w:val="006171A3"/>
    <w:rsid w:val="00622954"/>
    <w:rsid w:val="0062481A"/>
    <w:rsid w:val="00631301"/>
    <w:rsid w:val="00633184"/>
    <w:rsid w:val="00634579"/>
    <w:rsid w:val="00642819"/>
    <w:rsid w:val="0064779F"/>
    <w:rsid w:val="00651CEC"/>
    <w:rsid w:val="0065360E"/>
    <w:rsid w:val="00653829"/>
    <w:rsid w:val="0065587B"/>
    <w:rsid w:val="006664B4"/>
    <w:rsid w:val="00673F94"/>
    <w:rsid w:val="0067547B"/>
    <w:rsid w:val="0067760B"/>
    <w:rsid w:val="006804E7"/>
    <w:rsid w:val="00682A04"/>
    <w:rsid w:val="006836F1"/>
    <w:rsid w:val="00684377"/>
    <w:rsid w:val="006920C1"/>
    <w:rsid w:val="00692124"/>
    <w:rsid w:val="00696BD8"/>
    <w:rsid w:val="006A1BEF"/>
    <w:rsid w:val="006A3C5B"/>
    <w:rsid w:val="006A49D3"/>
    <w:rsid w:val="006B0736"/>
    <w:rsid w:val="006B29F3"/>
    <w:rsid w:val="006C0C9F"/>
    <w:rsid w:val="006C58AC"/>
    <w:rsid w:val="006C7BA0"/>
    <w:rsid w:val="006D0593"/>
    <w:rsid w:val="006D2B49"/>
    <w:rsid w:val="006D496C"/>
    <w:rsid w:val="006D6C78"/>
    <w:rsid w:val="006E41B9"/>
    <w:rsid w:val="006E51D1"/>
    <w:rsid w:val="006F68D5"/>
    <w:rsid w:val="00703B6F"/>
    <w:rsid w:val="0070725C"/>
    <w:rsid w:val="007072D0"/>
    <w:rsid w:val="00712B9A"/>
    <w:rsid w:val="00714567"/>
    <w:rsid w:val="00717866"/>
    <w:rsid w:val="00722822"/>
    <w:rsid w:val="00723777"/>
    <w:rsid w:val="00723796"/>
    <w:rsid w:val="00723C09"/>
    <w:rsid w:val="00726379"/>
    <w:rsid w:val="00727E63"/>
    <w:rsid w:val="007300E6"/>
    <w:rsid w:val="0073205C"/>
    <w:rsid w:val="00732454"/>
    <w:rsid w:val="007403A2"/>
    <w:rsid w:val="0074130B"/>
    <w:rsid w:val="007467DC"/>
    <w:rsid w:val="0075235B"/>
    <w:rsid w:val="00762858"/>
    <w:rsid w:val="00763D6D"/>
    <w:rsid w:val="0076513E"/>
    <w:rsid w:val="00767C96"/>
    <w:rsid w:val="00773CA0"/>
    <w:rsid w:val="00774519"/>
    <w:rsid w:val="00774673"/>
    <w:rsid w:val="00774AFE"/>
    <w:rsid w:val="00776181"/>
    <w:rsid w:val="00780786"/>
    <w:rsid w:val="007827B8"/>
    <w:rsid w:val="00782E7A"/>
    <w:rsid w:val="007914F2"/>
    <w:rsid w:val="007A084D"/>
    <w:rsid w:val="007A13EB"/>
    <w:rsid w:val="007A585E"/>
    <w:rsid w:val="007A5BB5"/>
    <w:rsid w:val="007B643D"/>
    <w:rsid w:val="007B7417"/>
    <w:rsid w:val="007C0024"/>
    <w:rsid w:val="007C7E77"/>
    <w:rsid w:val="007D1777"/>
    <w:rsid w:val="007D510E"/>
    <w:rsid w:val="007D7300"/>
    <w:rsid w:val="007D7A03"/>
    <w:rsid w:val="007E058F"/>
    <w:rsid w:val="007E3CE8"/>
    <w:rsid w:val="007E48A6"/>
    <w:rsid w:val="007F0B85"/>
    <w:rsid w:val="007F153F"/>
    <w:rsid w:val="007F2073"/>
    <w:rsid w:val="007F6896"/>
    <w:rsid w:val="00804E89"/>
    <w:rsid w:val="008052F6"/>
    <w:rsid w:val="008259FF"/>
    <w:rsid w:val="00827EB0"/>
    <w:rsid w:val="0084157B"/>
    <w:rsid w:val="00841EB9"/>
    <w:rsid w:val="008437E6"/>
    <w:rsid w:val="00846495"/>
    <w:rsid w:val="008466E6"/>
    <w:rsid w:val="00846A8C"/>
    <w:rsid w:val="0085008D"/>
    <w:rsid w:val="00853188"/>
    <w:rsid w:val="008531EC"/>
    <w:rsid w:val="00855EAA"/>
    <w:rsid w:val="00857EA8"/>
    <w:rsid w:val="0088014A"/>
    <w:rsid w:val="008807F1"/>
    <w:rsid w:val="008814A5"/>
    <w:rsid w:val="00884A6B"/>
    <w:rsid w:val="008916C8"/>
    <w:rsid w:val="00891D0F"/>
    <w:rsid w:val="00896943"/>
    <w:rsid w:val="008A6219"/>
    <w:rsid w:val="008B431D"/>
    <w:rsid w:val="008B68F8"/>
    <w:rsid w:val="008D72FD"/>
    <w:rsid w:val="008E43AD"/>
    <w:rsid w:val="008E6CD0"/>
    <w:rsid w:val="008F1272"/>
    <w:rsid w:val="00902AA5"/>
    <w:rsid w:val="009071DF"/>
    <w:rsid w:val="0091657C"/>
    <w:rsid w:val="00921C99"/>
    <w:rsid w:val="00933940"/>
    <w:rsid w:val="00934BCF"/>
    <w:rsid w:val="00934CB5"/>
    <w:rsid w:val="009427D3"/>
    <w:rsid w:val="00946260"/>
    <w:rsid w:val="00964D8E"/>
    <w:rsid w:val="009668AB"/>
    <w:rsid w:val="0097102D"/>
    <w:rsid w:val="00974AD7"/>
    <w:rsid w:val="00976C7E"/>
    <w:rsid w:val="009925C7"/>
    <w:rsid w:val="00992D48"/>
    <w:rsid w:val="00995677"/>
    <w:rsid w:val="00996505"/>
    <w:rsid w:val="00997E68"/>
    <w:rsid w:val="009A5346"/>
    <w:rsid w:val="009A55F9"/>
    <w:rsid w:val="009B1272"/>
    <w:rsid w:val="009B437A"/>
    <w:rsid w:val="009B4410"/>
    <w:rsid w:val="009C1A99"/>
    <w:rsid w:val="009C5CDB"/>
    <w:rsid w:val="009C67D2"/>
    <w:rsid w:val="009C6D32"/>
    <w:rsid w:val="009C717E"/>
    <w:rsid w:val="009D3E1E"/>
    <w:rsid w:val="009D59EB"/>
    <w:rsid w:val="009D6ED2"/>
    <w:rsid w:val="009F43A0"/>
    <w:rsid w:val="009F68BE"/>
    <w:rsid w:val="00A002D5"/>
    <w:rsid w:val="00A01E72"/>
    <w:rsid w:val="00A0613B"/>
    <w:rsid w:val="00A13501"/>
    <w:rsid w:val="00A155C3"/>
    <w:rsid w:val="00A15C0D"/>
    <w:rsid w:val="00A162BB"/>
    <w:rsid w:val="00A21F27"/>
    <w:rsid w:val="00A2348F"/>
    <w:rsid w:val="00A311D7"/>
    <w:rsid w:val="00A32ECA"/>
    <w:rsid w:val="00A415AD"/>
    <w:rsid w:val="00A41B17"/>
    <w:rsid w:val="00A440F3"/>
    <w:rsid w:val="00A45943"/>
    <w:rsid w:val="00A46F9C"/>
    <w:rsid w:val="00A5091F"/>
    <w:rsid w:val="00A50D82"/>
    <w:rsid w:val="00A5501E"/>
    <w:rsid w:val="00A568C9"/>
    <w:rsid w:val="00A6245A"/>
    <w:rsid w:val="00A62ED7"/>
    <w:rsid w:val="00A727D9"/>
    <w:rsid w:val="00A74830"/>
    <w:rsid w:val="00A74BC3"/>
    <w:rsid w:val="00A7789A"/>
    <w:rsid w:val="00A802A7"/>
    <w:rsid w:val="00A84E83"/>
    <w:rsid w:val="00AA0AF8"/>
    <w:rsid w:val="00AA2A18"/>
    <w:rsid w:val="00AA5D92"/>
    <w:rsid w:val="00AA653E"/>
    <w:rsid w:val="00AB7456"/>
    <w:rsid w:val="00AC1A27"/>
    <w:rsid w:val="00AC3D17"/>
    <w:rsid w:val="00AC3DBC"/>
    <w:rsid w:val="00AC5B70"/>
    <w:rsid w:val="00AD2DD7"/>
    <w:rsid w:val="00AD2EBB"/>
    <w:rsid w:val="00AD363C"/>
    <w:rsid w:val="00AD62B5"/>
    <w:rsid w:val="00AD7749"/>
    <w:rsid w:val="00AE0E2B"/>
    <w:rsid w:val="00AE2A71"/>
    <w:rsid w:val="00AE7035"/>
    <w:rsid w:val="00AE7C40"/>
    <w:rsid w:val="00AF2F30"/>
    <w:rsid w:val="00AF4652"/>
    <w:rsid w:val="00AF4FD7"/>
    <w:rsid w:val="00B02475"/>
    <w:rsid w:val="00B037A8"/>
    <w:rsid w:val="00B0450E"/>
    <w:rsid w:val="00B20310"/>
    <w:rsid w:val="00B22073"/>
    <w:rsid w:val="00B220EF"/>
    <w:rsid w:val="00B33000"/>
    <w:rsid w:val="00B37003"/>
    <w:rsid w:val="00B42EC0"/>
    <w:rsid w:val="00B47508"/>
    <w:rsid w:val="00B53D04"/>
    <w:rsid w:val="00B57E7D"/>
    <w:rsid w:val="00B60522"/>
    <w:rsid w:val="00B6178D"/>
    <w:rsid w:val="00B61A8C"/>
    <w:rsid w:val="00B63E15"/>
    <w:rsid w:val="00B64CCB"/>
    <w:rsid w:val="00B65389"/>
    <w:rsid w:val="00B70E75"/>
    <w:rsid w:val="00B81315"/>
    <w:rsid w:val="00B82B3F"/>
    <w:rsid w:val="00B83EE8"/>
    <w:rsid w:val="00B85E9D"/>
    <w:rsid w:val="00B87A08"/>
    <w:rsid w:val="00B91DA6"/>
    <w:rsid w:val="00B955E9"/>
    <w:rsid w:val="00BA0136"/>
    <w:rsid w:val="00BA28E6"/>
    <w:rsid w:val="00BB23BD"/>
    <w:rsid w:val="00BB31EC"/>
    <w:rsid w:val="00BB35BB"/>
    <w:rsid w:val="00BB3CE4"/>
    <w:rsid w:val="00BB3EC4"/>
    <w:rsid w:val="00BC6B69"/>
    <w:rsid w:val="00BC7398"/>
    <w:rsid w:val="00BD065E"/>
    <w:rsid w:val="00BD0A4D"/>
    <w:rsid w:val="00BD284C"/>
    <w:rsid w:val="00BD440D"/>
    <w:rsid w:val="00BD6820"/>
    <w:rsid w:val="00BE0CA2"/>
    <w:rsid w:val="00BE14B2"/>
    <w:rsid w:val="00BE2A31"/>
    <w:rsid w:val="00BE2FE5"/>
    <w:rsid w:val="00BF0D8C"/>
    <w:rsid w:val="00BF2012"/>
    <w:rsid w:val="00BF33E2"/>
    <w:rsid w:val="00BF48A6"/>
    <w:rsid w:val="00C01095"/>
    <w:rsid w:val="00C0301B"/>
    <w:rsid w:val="00C034CE"/>
    <w:rsid w:val="00C1356F"/>
    <w:rsid w:val="00C148A8"/>
    <w:rsid w:val="00C15089"/>
    <w:rsid w:val="00C328C2"/>
    <w:rsid w:val="00C34CE0"/>
    <w:rsid w:val="00C3732E"/>
    <w:rsid w:val="00C47CB4"/>
    <w:rsid w:val="00C5700A"/>
    <w:rsid w:val="00C6170D"/>
    <w:rsid w:val="00C626F8"/>
    <w:rsid w:val="00C80522"/>
    <w:rsid w:val="00C81FF3"/>
    <w:rsid w:val="00C82ED5"/>
    <w:rsid w:val="00C9335A"/>
    <w:rsid w:val="00C94FFE"/>
    <w:rsid w:val="00C958E4"/>
    <w:rsid w:val="00C9645F"/>
    <w:rsid w:val="00C97141"/>
    <w:rsid w:val="00CA4E81"/>
    <w:rsid w:val="00CA55A0"/>
    <w:rsid w:val="00CB3737"/>
    <w:rsid w:val="00CB48D9"/>
    <w:rsid w:val="00CB567F"/>
    <w:rsid w:val="00CB7E1A"/>
    <w:rsid w:val="00CC39EE"/>
    <w:rsid w:val="00CC4762"/>
    <w:rsid w:val="00CC53E7"/>
    <w:rsid w:val="00CD04CB"/>
    <w:rsid w:val="00CD2F8D"/>
    <w:rsid w:val="00CD6C7A"/>
    <w:rsid w:val="00CE1EB2"/>
    <w:rsid w:val="00CE2B33"/>
    <w:rsid w:val="00CE66BE"/>
    <w:rsid w:val="00CE7168"/>
    <w:rsid w:val="00CF0624"/>
    <w:rsid w:val="00CF4067"/>
    <w:rsid w:val="00D015F9"/>
    <w:rsid w:val="00D05D14"/>
    <w:rsid w:val="00D10C81"/>
    <w:rsid w:val="00D11A45"/>
    <w:rsid w:val="00D14D5A"/>
    <w:rsid w:val="00D202F2"/>
    <w:rsid w:val="00D228F6"/>
    <w:rsid w:val="00D27409"/>
    <w:rsid w:val="00D309D7"/>
    <w:rsid w:val="00D3233D"/>
    <w:rsid w:val="00D32CBF"/>
    <w:rsid w:val="00D32D85"/>
    <w:rsid w:val="00D33AB7"/>
    <w:rsid w:val="00D35555"/>
    <w:rsid w:val="00D37D1B"/>
    <w:rsid w:val="00D37F42"/>
    <w:rsid w:val="00D40A33"/>
    <w:rsid w:val="00D46609"/>
    <w:rsid w:val="00D468E0"/>
    <w:rsid w:val="00D54F1C"/>
    <w:rsid w:val="00D575BA"/>
    <w:rsid w:val="00D57D2C"/>
    <w:rsid w:val="00D65AE5"/>
    <w:rsid w:val="00D71AA0"/>
    <w:rsid w:val="00D74BEB"/>
    <w:rsid w:val="00D80E62"/>
    <w:rsid w:val="00D8448C"/>
    <w:rsid w:val="00D915A9"/>
    <w:rsid w:val="00DB36DA"/>
    <w:rsid w:val="00DB5D7A"/>
    <w:rsid w:val="00DC2248"/>
    <w:rsid w:val="00DC5A06"/>
    <w:rsid w:val="00DC5D15"/>
    <w:rsid w:val="00DC5E5B"/>
    <w:rsid w:val="00DC7E81"/>
    <w:rsid w:val="00DD439B"/>
    <w:rsid w:val="00DD6613"/>
    <w:rsid w:val="00DE09D1"/>
    <w:rsid w:val="00DE2B02"/>
    <w:rsid w:val="00DE56AB"/>
    <w:rsid w:val="00DE5721"/>
    <w:rsid w:val="00DF17E1"/>
    <w:rsid w:val="00E017AA"/>
    <w:rsid w:val="00E03B77"/>
    <w:rsid w:val="00E054E6"/>
    <w:rsid w:val="00E05BD1"/>
    <w:rsid w:val="00E1099E"/>
    <w:rsid w:val="00E13BFF"/>
    <w:rsid w:val="00E1408D"/>
    <w:rsid w:val="00E1591C"/>
    <w:rsid w:val="00E23458"/>
    <w:rsid w:val="00E24282"/>
    <w:rsid w:val="00E3303D"/>
    <w:rsid w:val="00E36F1F"/>
    <w:rsid w:val="00E40AF4"/>
    <w:rsid w:val="00E46500"/>
    <w:rsid w:val="00E46633"/>
    <w:rsid w:val="00E466E1"/>
    <w:rsid w:val="00E5395A"/>
    <w:rsid w:val="00E62A08"/>
    <w:rsid w:val="00E62E1B"/>
    <w:rsid w:val="00E64147"/>
    <w:rsid w:val="00E65FAF"/>
    <w:rsid w:val="00E66183"/>
    <w:rsid w:val="00E71729"/>
    <w:rsid w:val="00E81BF2"/>
    <w:rsid w:val="00E81D0D"/>
    <w:rsid w:val="00E82796"/>
    <w:rsid w:val="00E82805"/>
    <w:rsid w:val="00E84FB6"/>
    <w:rsid w:val="00E86BC2"/>
    <w:rsid w:val="00E90842"/>
    <w:rsid w:val="00E90F59"/>
    <w:rsid w:val="00E91F86"/>
    <w:rsid w:val="00E9643E"/>
    <w:rsid w:val="00EA1391"/>
    <w:rsid w:val="00EB3858"/>
    <w:rsid w:val="00EB3C11"/>
    <w:rsid w:val="00EB51C7"/>
    <w:rsid w:val="00EB5A0A"/>
    <w:rsid w:val="00EC5269"/>
    <w:rsid w:val="00ED60B2"/>
    <w:rsid w:val="00ED68EF"/>
    <w:rsid w:val="00EE4801"/>
    <w:rsid w:val="00EE60BF"/>
    <w:rsid w:val="00EF1599"/>
    <w:rsid w:val="00EF696D"/>
    <w:rsid w:val="00F00F7B"/>
    <w:rsid w:val="00F06E7F"/>
    <w:rsid w:val="00F144BE"/>
    <w:rsid w:val="00F14D82"/>
    <w:rsid w:val="00F20BE0"/>
    <w:rsid w:val="00F2262E"/>
    <w:rsid w:val="00F23D75"/>
    <w:rsid w:val="00F249E4"/>
    <w:rsid w:val="00F25C7B"/>
    <w:rsid w:val="00F30EBA"/>
    <w:rsid w:val="00F35BD9"/>
    <w:rsid w:val="00F402F6"/>
    <w:rsid w:val="00F441E5"/>
    <w:rsid w:val="00F470A1"/>
    <w:rsid w:val="00F53E41"/>
    <w:rsid w:val="00F5566F"/>
    <w:rsid w:val="00F56429"/>
    <w:rsid w:val="00F56855"/>
    <w:rsid w:val="00F56FB9"/>
    <w:rsid w:val="00F6233C"/>
    <w:rsid w:val="00F62734"/>
    <w:rsid w:val="00F62F73"/>
    <w:rsid w:val="00F66779"/>
    <w:rsid w:val="00F67485"/>
    <w:rsid w:val="00F76D13"/>
    <w:rsid w:val="00F76F88"/>
    <w:rsid w:val="00F80442"/>
    <w:rsid w:val="00F84137"/>
    <w:rsid w:val="00F85E64"/>
    <w:rsid w:val="00F872A0"/>
    <w:rsid w:val="00F93EE4"/>
    <w:rsid w:val="00FA1983"/>
    <w:rsid w:val="00FA55B0"/>
    <w:rsid w:val="00FA5798"/>
    <w:rsid w:val="00FA7584"/>
    <w:rsid w:val="00FB00C1"/>
    <w:rsid w:val="00FB493A"/>
    <w:rsid w:val="00FB5816"/>
    <w:rsid w:val="00FC128E"/>
    <w:rsid w:val="00FC4958"/>
    <w:rsid w:val="00FC4C23"/>
    <w:rsid w:val="00FD13E2"/>
    <w:rsid w:val="00FD1512"/>
    <w:rsid w:val="00FD15C1"/>
    <w:rsid w:val="00FD327A"/>
    <w:rsid w:val="00FD61D9"/>
    <w:rsid w:val="00FE6C33"/>
    <w:rsid w:val="00FF1516"/>
    <w:rsid w:val="00FF1E76"/>
    <w:rsid w:val="00FF2207"/>
    <w:rsid w:val="00FF4322"/>
    <w:rsid w:val="00FF7AF2"/>
    <w:rsid w:val="01D33F8E"/>
    <w:rsid w:val="02B7BC01"/>
    <w:rsid w:val="033A9755"/>
    <w:rsid w:val="03E57340"/>
    <w:rsid w:val="04BD05A4"/>
    <w:rsid w:val="04DE9042"/>
    <w:rsid w:val="053C7FB1"/>
    <w:rsid w:val="05B96BF5"/>
    <w:rsid w:val="063665C5"/>
    <w:rsid w:val="06534AEA"/>
    <w:rsid w:val="06762BA5"/>
    <w:rsid w:val="06BB785E"/>
    <w:rsid w:val="083E8879"/>
    <w:rsid w:val="086CD56E"/>
    <w:rsid w:val="08A73FDE"/>
    <w:rsid w:val="08FB9EC7"/>
    <w:rsid w:val="0C13D667"/>
    <w:rsid w:val="0D2ABEF0"/>
    <w:rsid w:val="0DD54E3C"/>
    <w:rsid w:val="0F6C2699"/>
    <w:rsid w:val="0FB08F76"/>
    <w:rsid w:val="103BDC09"/>
    <w:rsid w:val="10B52315"/>
    <w:rsid w:val="11A035CB"/>
    <w:rsid w:val="11E6CF01"/>
    <w:rsid w:val="121C1B74"/>
    <w:rsid w:val="1261B009"/>
    <w:rsid w:val="128294B3"/>
    <w:rsid w:val="13AE1607"/>
    <w:rsid w:val="13E14050"/>
    <w:rsid w:val="16B1B274"/>
    <w:rsid w:val="1743E5CF"/>
    <w:rsid w:val="18038253"/>
    <w:rsid w:val="180D317D"/>
    <w:rsid w:val="19638CE9"/>
    <w:rsid w:val="1A553F08"/>
    <w:rsid w:val="1B678FF6"/>
    <w:rsid w:val="1C4CB92D"/>
    <w:rsid w:val="1CD2288E"/>
    <w:rsid w:val="1D4D8F4C"/>
    <w:rsid w:val="1D8F6E9F"/>
    <w:rsid w:val="1E090ED6"/>
    <w:rsid w:val="1EA52291"/>
    <w:rsid w:val="20D364CB"/>
    <w:rsid w:val="21411C24"/>
    <w:rsid w:val="2174B24F"/>
    <w:rsid w:val="2186BE32"/>
    <w:rsid w:val="21DACC6B"/>
    <w:rsid w:val="22604F99"/>
    <w:rsid w:val="2309C310"/>
    <w:rsid w:val="2336D4A5"/>
    <w:rsid w:val="23915613"/>
    <w:rsid w:val="2415AC2A"/>
    <w:rsid w:val="2443B1C3"/>
    <w:rsid w:val="24943AA4"/>
    <w:rsid w:val="274EFFC1"/>
    <w:rsid w:val="28BEFCC6"/>
    <w:rsid w:val="297C185D"/>
    <w:rsid w:val="2B54D1CC"/>
    <w:rsid w:val="2BDA3B92"/>
    <w:rsid w:val="2CBF65FF"/>
    <w:rsid w:val="2CCB3243"/>
    <w:rsid w:val="2D3DFE63"/>
    <w:rsid w:val="2D64E534"/>
    <w:rsid w:val="2E885D99"/>
    <w:rsid w:val="2EB9B4FB"/>
    <w:rsid w:val="2F081268"/>
    <w:rsid w:val="304498A0"/>
    <w:rsid w:val="31490361"/>
    <w:rsid w:val="315F553C"/>
    <w:rsid w:val="3406F7D7"/>
    <w:rsid w:val="34DF2F82"/>
    <w:rsid w:val="353F355A"/>
    <w:rsid w:val="356E562E"/>
    <w:rsid w:val="35A71173"/>
    <w:rsid w:val="35CE0292"/>
    <w:rsid w:val="36A312E3"/>
    <w:rsid w:val="36C32D5B"/>
    <w:rsid w:val="387480B2"/>
    <w:rsid w:val="38862493"/>
    <w:rsid w:val="38C8138F"/>
    <w:rsid w:val="391230B3"/>
    <w:rsid w:val="39D6EE6B"/>
    <w:rsid w:val="3D539F45"/>
    <w:rsid w:val="3D6FFBF9"/>
    <w:rsid w:val="3DED9DFD"/>
    <w:rsid w:val="40073E43"/>
    <w:rsid w:val="404EB6E5"/>
    <w:rsid w:val="40703D44"/>
    <w:rsid w:val="4075DF8D"/>
    <w:rsid w:val="414A0DDC"/>
    <w:rsid w:val="418C0FB2"/>
    <w:rsid w:val="41C0AC2F"/>
    <w:rsid w:val="41EFCEEA"/>
    <w:rsid w:val="420D3CCE"/>
    <w:rsid w:val="435A5910"/>
    <w:rsid w:val="441205E3"/>
    <w:rsid w:val="442FC68F"/>
    <w:rsid w:val="46B8CF63"/>
    <w:rsid w:val="474242EE"/>
    <w:rsid w:val="485DB91F"/>
    <w:rsid w:val="48D1AD66"/>
    <w:rsid w:val="48E7F5E8"/>
    <w:rsid w:val="4909FF8B"/>
    <w:rsid w:val="49598709"/>
    <w:rsid w:val="49E8A120"/>
    <w:rsid w:val="4A290B5A"/>
    <w:rsid w:val="4A4AE894"/>
    <w:rsid w:val="4A6CC4A3"/>
    <w:rsid w:val="4AB4B773"/>
    <w:rsid w:val="4B749286"/>
    <w:rsid w:val="4B9158DB"/>
    <w:rsid w:val="4D8B87B9"/>
    <w:rsid w:val="50324901"/>
    <w:rsid w:val="517D3A2F"/>
    <w:rsid w:val="51E50F75"/>
    <w:rsid w:val="52881AC0"/>
    <w:rsid w:val="52E92C48"/>
    <w:rsid w:val="53FBF7E9"/>
    <w:rsid w:val="5531809D"/>
    <w:rsid w:val="58318700"/>
    <w:rsid w:val="590DBEF3"/>
    <w:rsid w:val="59C7E4D8"/>
    <w:rsid w:val="5A5991F3"/>
    <w:rsid w:val="5AFC6E0C"/>
    <w:rsid w:val="5B768818"/>
    <w:rsid w:val="5C080A8B"/>
    <w:rsid w:val="5CAA7674"/>
    <w:rsid w:val="5CAAA528"/>
    <w:rsid w:val="5D4BCE5D"/>
    <w:rsid w:val="5D7A70FF"/>
    <w:rsid w:val="5EA4D7CB"/>
    <w:rsid w:val="5F926C6C"/>
    <w:rsid w:val="5FC463ED"/>
    <w:rsid w:val="60E82877"/>
    <w:rsid w:val="619CE400"/>
    <w:rsid w:val="624E2A6E"/>
    <w:rsid w:val="62555546"/>
    <w:rsid w:val="6301CF3C"/>
    <w:rsid w:val="6309CEC5"/>
    <w:rsid w:val="641DB1D6"/>
    <w:rsid w:val="666DDC38"/>
    <w:rsid w:val="66D697AC"/>
    <w:rsid w:val="671996C1"/>
    <w:rsid w:val="69839A85"/>
    <w:rsid w:val="6ADF46D3"/>
    <w:rsid w:val="6AE1FAAC"/>
    <w:rsid w:val="6C654B1D"/>
    <w:rsid w:val="6D3B154D"/>
    <w:rsid w:val="6D974EA7"/>
    <w:rsid w:val="6DDC5500"/>
    <w:rsid w:val="6EFFDF03"/>
    <w:rsid w:val="713492EA"/>
    <w:rsid w:val="713DBAE9"/>
    <w:rsid w:val="724174EA"/>
    <w:rsid w:val="730524EF"/>
    <w:rsid w:val="7467379C"/>
    <w:rsid w:val="76EA0123"/>
    <w:rsid w:val="777C7CA7"/>
    <w:rsid w:val="781AC343"/>
    <w:rsid w:val="7A22B4BE"/>
    <w:rsid w:val="7B184A42"/>
    <w:rsid w:val="7B6D8C5B"/>
    <w:rsid w:val="7CBFC17C"/>
    <w:rsid w:val="7CC188EC"/>
    <w:rsid w:val="7DAA2655"/>
    <w:rsid w:val="7EC717BD"/>
    <w:rsid w:val="7F070773"/>
    <w:rsid w:val="7FBB437A"/>
    <w:rsid w:val="7FF27E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A425"/>
  <w15:chartTrackingRefBased/>
  <w15:docId w15:val="{B3D3D86B-1F53-49F7-956E-CD7D6707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rsid w:val="66D697AC"/>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Rubrik2">
    <w:name w:val="heading 2"/>
    <w:basedOn w:val="Normal"/>
    <w:next w:val="Normal"/>
    <w:uiPriority w:val="9"/>
    <w:unhideWhenUsed/>
    <w:qFormat/>
    <w:rsid w:val="66D697AC"/>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Rubrik3">
    <w:name w:val="heading 3"/>
    <w:basedOn w:val="Normal"/>
    <w:next w:val="Normal"/>
    <w:link w:val="Rubrik3Char"/>
    <w:uiPriority w:val="9"/>
    <w:unhideWhenUsed/>
    <w:qFormat/>
    <w:rsid w:val="005F24FF"/>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styleId="Tabellrutnt">
    <w:name w:val="Table Grid"/>
    <w:basedOn w:val="Normaltabell"/>
    <w:uiPriority w:val="39"/>
    <w:rsid w:val="00CD0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shllartext">
    <w:name w:val="Placeholder Text"/>
    <w:basedOn w:val="Standardstycketeckensnitt"/>
    <w:uiPriority w:val="99"/>
    <w:semiHidden/>
    <w:rsid w:val="00B955E9"/>
    <w:rPr>
      <w:color w:val="666666"/>
    </w:rPr>
  </w:style>
  <w:style w:type="paragraph" w:styleId="Liststycke">
    <w:name w:val="List Paragraph"/>
    <w:basedOn w:val="Normal"/>
    <w:uiPriority w:val="34"/>
    <w:qFormat/>
    <w:rsid w:val="00692124"/>
    <w:pPr>
      <w:ind w:left="720"/>
      <w:contextualSpacing/>
    </w:pPr>
  </w:style>
  <w:style w:type="paragraph" w:styleId="Rubrik">
    <w:name w:val="Title"/>
    <w:basedOn w:val="Normal"/>
    <w:next w:val="Normal"/>
    <w:link w:val="RubrikChar"/>
    <w:uiPriority w:val="10"/>
    <w:qFormat/>
    <w:rsid w:val="00DE5721"/>
    <w:pPr>
      <w:spacing w:after="80" w:line="240" w:lineRule="auto"/>
      <w:contextualSpacing/>
    </w:pPr>
    <w:rPr>
      <w:rFonts w:asciiTheme="majorHAnsi" w:eastAsiaTheme="minorEastAsia" w:hAnsiTheme="majorHAnsi" w:cstheme="majorEastAsia"/>
      <w:sz w:val="56"/>
      <w:szCs w:val="56"/>
    </w:rPr>
  </w:style>
  <w:style w:type="character" w:customStyle="1" w:styleId="RubrikChar">
    <w:name w:val="Rubrik Char"/>
    <w:basedOn w:val="Standardstycketeckensnitt"/>
    <w:link w:val="Rubrik"/>
    <w:uiPriority w:val="10"/>
    <w:rsid w:val="00DE5721"/>
    <w:rPr>
      <w:rFonts w:asciiTheme="majorHAnsi" w:eastAsiaTheme="minorEastAsia" w:hAnsiTheme="majorHAnsi" w:cstheme="majorEastAsia"/>
      <w:sz w:val="56"/>
      <w:szCs w:val="56"/>
    </w:rPr>
  </w:style>
  <w:style w:type="paragraph" w:styleId="Beskrivning">
    <w:name w:val="caption"/>
    <w:basedOn w:val="Normal"/>
    <w:next w:val="Normal"/>
    <w:uiPriority w:val="35"/>
    <w:unhideWhenUsed/>
    <w:qFormat/>
    <w:rsid w:val="005C6A7D"/>
    <w:pPr>
      <w:spacing w:after="200" w:line="240" w:lineRule="auto"/>
    </w:pPr>
    <w:rPr>
      <w:i/>
      <w:iCs/>
      <w:color w:val="0E2841" w:themeColor="text2"/>
      <w:sz w:val="18"/>
      <w:szCs w:val="18"/>
    </w:rPr>
  </w:style>
  <w:style w:type="character" w:customStyle="1" w:styleId="Rubrik3Char">
    <w:name w:val="Rubrik 3 Char"/>
    <w:basedOn w:val="Standardstycketeckensnitt"/>
    <w:link w:val="Rubrik3"/>
    <w:uiPriority w:val="9"/>
    <w:rsid w:val="005F24FF"/>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97786">
      <w:bodyDiv w:val="1"/>
      <w:marLeft w:val="0"/>
      <w:marRight w:val="0"/>
      <w:marTop w:val="0"/>
      <w:marBottom w:val="0"/>
      <w:divBdr>
        <w:top w:val="none" w:sz="0" w:space="0" w:color="auto"/>
        <w:left w:val="none" w:sz="0" w:space="0" w:color="auto"/>
        <w:bottom w:val="none" w:sz="0" w:space="0" w:color="auto"/>
        <w:right w:val="none" w:sz="0" w:space="0" w:color="auto"/>
      </w:divBdr>
    </w:div>
    <w:div w:id="84227151">
      <w:bodyDiv w:val="1"/>
      <w:marLeft w:val="0"/>
      <w:marRight w:val="0"/>
      <w:marTop w:val="0"/>
      <w:marBottom w:val="0"/>
      <w:divBdr>
        <w:top w:val="none" w:sz="0" w:space="0" w:color="auto"/>
        <w:left w:val="none" w:sz="0" w:space="0" w:color="auto"/>
        <w:bottom w:val="none" w:sz="0" w:space="0" w:color="auto"/>
        <w:right w:val="none" w:sz="0" w:space="0" w:color="auto"/>
      </w:divBdr>
    </w:div>
    <w:div w:id="107284954">
      <w:bodyDiv w:val="1"/>
      <w:marLeft w:val="0"/>
      <w:marRight w:val="0"/>
      <w:marTop w:val="0"/>
      <w:marBottom w:val="0"/>
      <w:divBdr>
        <w:top w:val="none" w:sz="0" w:space="0" w:color="auto"/>
        <w:left w:val="none" w:sz="0" w:space="0" w:color="auto"/>
        <w:bottom w:val="none" w:sz="0" w:space="0" w:color="auto"/>
        <w:right w:val="none" w:sz="0" w:space="0" w:color="auto"/>
      </w:divBdr>
      <w:divsChild>
        <w:div w:id="1507279858">
          <w:marLeft w:val="0"/>
          <w:marRight w:val="0"/>
          <w:marTop w:val="0"/>
          <w:marBottom w:val="0"/>
          <w:divBdr>
            <w:top w:val="none" w:sz="0" w:space="0" w:color="auto"/>
            <w:left w:val="none" w:sz="0" w:space="0" w:color="auto"/>
            <w:bottom w:val="none" w:sz="0" w:space="0" w:color="auto"/>
            <w:right w:val="none" w:sz="0" w:space="0" w:color="auto"/>
          </w:divBdr>
          <w:divsChild>
            <w:div w:id="706298533">
              <w:marLeft w:val="0"/>
              <w:marRight w:val="0"/>
              <w:marTop w:val="0"/>
              <w:marBottom w:val="0"/>
              <w:divBdr>
                <w:top w:val="none" w:sz="0" w:space="0" w:color="auto"/>
                <w:left w:val="none" w:sz="0" w:space="0" w:color="auto"/>
                <w:bottom w:val="none" w:sz="0" w:space="0" w:color="auto"/>
                <w:right w:val="none" w:sz="0" w:space="0" w:color="auto"/>
              </w:divBdr>
              <w:divsChild>
                <w:div w:id="233056053">
                  <w:marLeft w:val="0"/>
                  <w:marRight w:val="0"/>
                  <w:marTop w:val="0"/>
                  <w:marBottom w:val="0"/>
                  <w:divBdr>
                    <w:top w:val="none" w:sz="0" w:space="0" w:color="auto"/>
                    <w:left w:val="none" w:sz="0" w:space="0" w:color="auto"/>
                    <w:bottom w:val="none" w:sz="0" w:space="0" w:color="auto"/>
                    <w:right w:val="none" w:sz="0" w:space="0" w:color="auto"/>
                  </w:divBdr>
                  <w:divsChild>
                    <w:div w:id="270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035291">
          <w:marLeft w:val="0"/>
          <w:marRight w:val="0"/>
          <w:marTop w:val="0"/>
          <w:marBottom w:val="0"/>
          <w:divBdr>
            <w:top w:val="none" w:sz="0" w:space="0" w:color="auto"/>
            <w:left w:val="none" w:sz="0" w:space="0" w:color="auto"/>
            <w:bottom w:val="none" w:sz="0" w:space="0" w:color="auto"/>
            <w:right w:val="none" w:sz="0" w:space="0" w:color="auto"/>
          </w:divBdr>
          <w:divsChild>
            <w:div w:id="1308124825">
              <w:marLeft w:val="0"/>
              <w:marRight w:val="0"/>
              <w:marTop w:val="0"/>
              <w:marBottom w:val="0"/>
              <w:divBdr>
                <w:top w:val="none" w:sz="0" w:space="0" w:color="auto"/>
                <w:left w:val="none" w:sz="0" w:space="0" w:color="auto"/>
                <w:bottom w:val="none" w:sz="0" w:space="0" w:color="auto"/>
                <w:right w:val="none" w:sz="0" w:space="0" w:color="auto"/>
              </w:divBdr>
              <w:divsChild>
                <w:div w:id="1426685449">
                  <w:marLeft w:val="0"/>
                  <w:marRight w:val="0"/>
                  <w:marTop w:val="0"/>
                  <w:marBottom w:val="0"/>
                  <w:divBdr>
                    <w:top w:val="none" w:sz="0" w:space="0" w:color="auto"/>
                    <w:left w:val="none" w:sz="0" w:space="0" w:color="auto"/>
                    <w:bottom w:val="none" w:sz="0" w:space="0" w:color="auto"/>
                    <w:right w:val="none" w:sz="0" w:space="0" w:color="auto"/>
                  </w:divBdr>
                  <w:divsChild>
                    <w:div w:id="11217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27698">
          <w:marLeft w:val="0"/>
          <w:marRight w:val="0"/>
          <w:marTop w:val="0"/>
          <w:marBottom w:val="0"/>
          <w:divBdr>
            <w:top w:val="none" w:sz="0" w:space="0" w:color="auto"/>
            <w:left w:val="none" w:sz="0" w:space="0" w:color="auto"/>
            <w:bottom w:val="none" w:sz="0" w:space="0" w:color="auto"/>
            <w:right w:val="none" w:sz="0" w:space="0" w:color="auto"/>
          </w:divBdr>
          <w:divsChild>
            <w:div w:id="1034429116">
              <w:marLeft w:val="0"/>
              <w:marRight w:val="0"/>
              <w:marTop w:val="0"/>
              <w:marBottom w:val="0"/>
              <w:divBdr>
                <w:top w:val="none" w:sz="0" w:space="0" w:color="auto"/>
                <w:left w:val="none" w:sz="0" w:space="0" w:color="auto"/>
                <w:bottom w:val="none" w:sz="0" w:space="0" w:color="auto"/>
                <w:right w:val="none" w:sz="0" w:space="0" w:color="auto"/>
              </w:divBdr>
              <w:divsChild>
                <w:div w:id="1192062655">
                  <w:marLeft w:val="0"/>
                  <w:marRight w:val="0"/>
                  <w:marTop w:val="0"/>
                  <w:marBottom w:val="0"/>
                  <w:divBdr>
                    <w:top w:val="none" w:sz="0" w:space="0" w:color="auto"/>
                    <w:left w:val="none" w:sz="0" w:space="0" w:color="auto"/>
                    <w:bottom w:val="none" w:sz="0" w:space="0" w:color="auto"/>
                    <w:right w:val="none" w:sz="0" w:space="0" w:color="auto"/>
                  </w:divBdr>
                  <w:divsChild>
                    <w:div w:id="449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23606">
          <w:marLeft w:val="0"/>
          <w:marRight w:val="0"/>
          <w:marTop w:val="0"/>
          <w:marBottom w:val="0"/>
          <w:divBdr>
            <w:top w:val="none" w:sz="0" w:space="0" w:color="auto"/>
            <w:left w:val="none" w:sz="0" w:space="0" w:color="auto"/>
            <w:bottom w:val="none" w:sz="0" w:space="0" w:color="auto"/>
            <w:right w:val="none" w:sz="0" w:space="0" w:color="auto"/>
          </w:divBdr>
          <w:divsChild>
            <w:div w:id="808401053">
              <w:marLeft w:val="0"/>
              <w:marRight w:val="0"/>
              <w:marTop w:val="0"/>
              <w:marBottom w:val="0"/>
              <w:divBdr>
                <w:top w:val="none" w:sz="0" w:space="0" w:color="auto"/>
                <w:left w:val="none" w:sz="0" w:space="0" w:color="auto"/>
                <w:bottom w:val="none" w:sz="0" w:space="0" w:color="auto"/>
                <w:right w:val="none" w:sz="0" w:space="0" w:color="auto"/>
              </w:divBdr>
              <w:divsChild>
                <w:div w:id="1686438773">
                  <w:marLeft w:val="0"/>
                  <w:marRight w:val="0"/>
                  <w:marTop w:val="0"/>
                  <w:marBottom w:val="0"/>
                  <w:divBdr>
                    <w:top w:val="none" w:sz="0" w:space="0" w:color="auto"/>
                    <w:left w:val="none" w:sz="0" w:space="0" w:color="auto"/>
                    <w:bottom w:val="none" w:sz="0" w:space="0" w:color="auto"/>
                    <w:right w:val="none" w:sz="0" w:space="0" w:color="auto"/>
                  </w:divBdr>
                  <w:divsChild>
                    <w:div w:id="8029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2678">
          <w:marLeft w:val="0"/>
          <w:marRight w:val="0"/>
          <w:marTop w:val="0"/>
          <w:marBottom w:val="0"/>
          <w:divBdr>
            <w:top w:val="none" w:sz="0" w:space="0" w:color="auto"/>
            <w:left w:val="none" w:sz="0" w:space="0" w:color="auto"/>
            <w:bottom w:val="none" w:sz="0" w:space="0" w:color="auto"/>
            <w:right w:val="none" w:sz="0" w:space="0" w:color="auto"/>
          </w:divBdr>
          <w:divsChild>
            <w:div w:id="2037194544">
              <w:marLeft w:val="0"/>
              <w:marRight w:val="0"/>
              <w:marTop w:val="0"/>
              <w:marBottom w:val="0"/>
              <w:divBdr>
                <w:top w:val="none" w:sz="0" w:space="0" w:color="auto"/>
                <w:left w:val="none" w:sz="0" w:space="0" w:color="auto"/>
                <w:bottom w:val="none" w:sz="0" w:space="0" w:color="auto"/>
                <w:right w:val="none" w:sz="0" w:space="0" w:color="auto"/>
              </w:divBdr>
              <w:divsChild>
                <w:div w:id="430053341">
                  <w:marLeft w:val="0"/>
                  <w:marRight w:val="0"/>
                  <w:marTop w:val="0"/>
                  <w:marBottom w:val="0"/>
                  <w:divBdr>
                    <w:top w:val="none" w:sz="0" w:space="0" w:color="auto"/>
                    <w:left w:val="none" w:sz="0" w:space="0" w:color="auto"/>
                    <w:bottom w:val="none" w:sz="0" w:space="0" w:color="auto"/>
                    <w:right w:val="none" w:sz="0" w:space="0" w:color="auto"/>
                  </w:divBdr>
                  <w:divsChild>
                    <w:div w:id="4664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0718">
      <w:bodyDiv w:val="1"/>
      <w:marLeft w:val="0"/>
      <w:marRight w:val="0"/>
      <w:marTop w:val="0"/>
      <w:marBottom w:val="0"/>
      <w:divBdr>
        <w:top w:val="none" w:sz="0" w:space="0" w:color="auto"/>
        <w:left w:val="none" w:sz="0" w:space="0" w:color="auto"/>
        <w:bottom w:val="none" w:sz="0" w:space="0" w:color="auto"/>
        <w:right w:val="none" w:sz="0" w:space="0" w:color="auto"/>
      </w:divBdr>
    </w:div>
    <w:div w:id="224029359">
      <w:bodyDiv w:val="1"/>
      <w:marLeft w:val="0"/>
      <w:marRight w:val="0"/>
      <w:marTop w:val="0"/>
      <w:marBottom w:val="0"/>
      <w:divBdr>
        <w:top w:val="none" w:sz="0" w:space="0" w:color="auto"/>
        <w:left w:val="none" w:sz="0" w:space="0" w:color="auto"/>
        <w:bottom w:val="none" w:sz="0" w:space="0" w:color="auto"/>
        <w:right w:val="none" w:sz="0" w:space="0" w:color="auto"/>
      </w:divBdr>
    </w:div>
    <w:div w:id="292100348">
      <w:bodyDiv w:val="1"/>
      <w:marLeft w:val="0"/>
      <w:marRight w:val="0"/>
      <w:marTop w:val="0"/>
      <w:marBottom w:val="0"/>
      <w:divBdr>
        <w:top w:val="none" w:sz="0" w:space="0" w:color="auto"/>
        <w:left w:val="none" w:sz="0" w:space="0" w:color="auto"/>
        <w:bottom w:val="none" w:sz="0" w:space="0" w:color="auto"/>
        <w:right w:val="none" w:sz="0" w:space="0" w:color="auto"/>
      </w:divBdr>
    </w:div>
    <w:div w:id="488861518">
      <w:bodyDiv w:val="1"/>
      <w:marLeft w:val="0"/>
      <w:marRight w:val="0"/>
      <w:marTop w:val="0"/>
      <w:marBottom w:val="0"/>
      <w:divBdr>
        <w:top w:val="none" w:sz="0" w:space="0" w:color="auto"/>
        <w:left w:val="none" w:sz="0" w:space="0" w:color="auto"/>
        <w:bottom w:val="none" w:sz="0" w:space="0" w:color="auto"/>
        <w:right w:val="none" w:sz="0" w:space="0" w:color="auto"/>
      </w:divBdr>
      <w:divsChild>
        <w:div w:id="4795128">
          <w:marLeft w:val="0"/>
          <w:marRight w:val="0"/>
          <w:marTop w:val="0"/>
          <w:marBottom w:val="0"/>
          <w:divBdr>
            <w:top w:val="none" w:sz="0" w:space="0" w:color="auto"/>
            <w:left w:val="none" w:sz="0" w:space="0" w:color="auto"/>
            <w:bottom w:val="none" w:sz="0" w:space="0" w:color="auto"/>
            <w:right w:val="none" w:sz="0" w:space="0" w:color="auto"/>
          </w:divBdr>
          <w:divsChild>
            <w:div w:id="260065148">
              <w:marLeft w:val="0"/>
              <w:marRight w:val="0"/>
              <w:marTop w:val="0"/>
              <w:marBottom w:val="0"/>
              <w:divBdr>
                <w:top w:val="none" w:sz="0" w:space="0" w:color="auto"/>
                <w:left w:val="none" w:sz="0" w:space="0" w:color="auto"/>
                <w:bottom w:val="none" w:sz="0" w:space="0" w:color="auto"/>
                <w:right w:val="none" w:sz="0" w:space="0" w:color="auto"/>
              </w:divBdr>
              <w:divsChild>
                <w:div w:id="1242523892">
                  <w:marLeft w:val="0"/>
                  <w:marRight w:val="0"/>
                  <w:marTop w:val="0"/>
                  <w:marBottom w:val="0"/>
                  <w:divBdr>
                    <w:top w:val="none" w:sz="0" w:space="0" w:color="auto"/>
                    <w:left w:val="none" w:sz="0" w:space="0" w:color="auto"/>
                    <w:bottom w:val="none" w:sz="0" w:space="0" w:color="auto"/>
                    <w:right w:val="none" w:sz="0" w:space="0" w:color="auto"/>
                  </w:divBdr>
                  <w:divsChild>
                    <w:div w:id="10742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5998">
          <w:marLeft w:val="0"/>
          <w:marRight w:val="0"/>
          <w:marTop w:val="0"/>
          <w:marBottom w:val="0"/>
          <w:divBdr>
            <w:top w:val="none" w:sz="0" w:space="0" w:color="auto"/>
            <w:left w:val="none" w:sz="0" w:space="0" w:color="auto"/>
            <w:bottom w:val="none" w:sz="0" w:space="0" w:color="auto"/>
            <w:right w:val="none" w:sz="0" w:space="0" w:color="auto"/>
          </w:divBdr>
          <w:divsChild>
            <w:div w:id="1691486958">
              <w:marLeft w:val="0"/>
              <w:marRight w:val="0"/>
              <w:marTop w:val="0"/>
              <w:marBottom w:val="0"/>
              <w:divBdr>
                <w:top w:val="none" w:sz="0" w:space="0" w:color="auto"/>
                <w:left w:val="none" w:sz="0" w:space="0" w:color="auto"/>
                <w:bottom w:val="none" w:sz="0" w:space="0" w:color="auto"/>
                <w:right w:val="none" w:sz="0" w:space="0" w:color="auto"/>
              </w:divBdr>
              <w:divsChild>
                <w:div w:id="933587091">
                  <w:marLeft w:val="0"/>
                  <w:marRight w:val="0"/>
                  <w:marTop w:val="0"/>
                  <w:marBottom w:val="0"/>
                  <w:divBdr>
                    <w:top w:val="none" w:sz="0" w:space="0" w:color="auto"/>
                    <w:left w:val="none" w:sz="0" w:space="0" w:color="auto"/>
                    <w:bottom w:val="none" w:sz="0" w:space="0" w:color="auto"/>
                    <w:right w:val="none" w:sz="0" w:space="0" w:color="auto"/>
                  </w:divBdr>
                  <w:divsChild>
                    <w:div w:id="2507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6133">
          <w:marLeft w:val="0"/>
          <w:marRight w:val="0"/>
          <w:marTop w:val="0"/>
          <w:marBottom w:val="0"/>
          <w:divBdr>
            <w:top w:val="none" w:sz="0" w:space="0" w:color="auto"/>
            <w:left w:val="none" w:sz="0" w:space="0" w:color="auto"/>
            <w:bottom w:val="none" w:sz="0" w:space="0" w:color="auto"/>
            <w:right w:val="none" w:sz="0" w:space="0" w:color="auto"/>
          </w:divBdr>
          <w:divsChild>
            <w:div w:id="649679414">
              <w:marLeft w:val="0"/>
              <w:marRight w:val="0"/>
              <w:marTop w:val="0"/>
              <w:marBottom w:val="0"/>
              <w:divBdr>
                <w:top w:val="none" w:sz="0" w:space="0" w:color="auto"/>
                <w:left w:val="none" w:sz="0" w:space="0" w:color="auto"/>
                <w:bottom w:val="none" w:sz="0" w:space="0" w:color="auto"/>
                <w:right w:val="none" w:sz="0" w:space="0" w:color="auto"/>
              </w:divBdr>
              <w:divsChild>
                <w:div w:id="1765225653">
                  <w:marLeft w:val="0"/>
                  <w:marRight w:val="0"/>
                  <w:marTop w:val="0"/>
                  <w:marBottom w:val="0"/>
                  <w:divBdr>
                    <w:top w:val="none" w:sz="0" w:space="0" w:color="auto"/>
                    <w:left w:val="none" w:sz="0" w:space="0" w:color="auto"/>
                    <w:bottom w:val="none" w:sz="0" w:space="0" w:color="auto"/>
                    <w:right w:val="none" w:sz="0" w:space="0" w:color="auto"/>
                  </w:divBdr>
                  <w:divsChild>
                    <w:div w:id="16031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688543">
      <w:bodyDiv w:val="1"/>
      <w:marLeft w:val="0"/>
      <w:marRight w:val="0"/>
      <w:marTop w:val="0"/>
      <w:marBottom w:val="0"/>
      <w:divBdr>
        <w:top w:val="none" w:sz="0" w:space="0" w:color="auto"/>
        <w:left w:val="none" w:sz="0" w:space="0" w:color="auto"/>
        <w:bottom w:val="none" w:sz="0" w:space="0" w:color="auto"/>
        <w:right w:val="none" w:sz="0" w:space="0" w:color="auto"/>
      </w:divBdr>
      <w:divsChild>
        <w:div w:id="967666198">
          <w:marLeft w:val="0"/>
          <w:marRight w:val="0"/>
          <w:marTop w:val="0"/>
          <w:marBottom w:val="0"/>
          <w:divBdr>
            <w:top w:val="none" w:sz="0" w:space="0" w:color="auto"/>
            <w:left w:val="none" w:sz="0" w:space="0" w:color="auto"/>
            <w:bottom w:val="none" w:sz="0" w:space="0" w:color="auto"/>
            <w:right w:val="none" w:sz="0" w:space="0" w:color="auto"/>
          </w:divBdr>
          <w:divsChild>
            <w:div w:id="1742873861">
              <w:marLeft w:val="0"/>
              <w:marRight w:val="0"/>
              <w:marTop w:val="0"/>
              <w:marBottom w:val="0"/>
              <w:divBdr>
                <w:top w:val="none" w:sz="0" w:space="0" w:color="auto"/>
                <w:left w:val="none" w:sz="0" w:space="0" w:color="auto"/>
                <w:bottom w:val="none" w:sz="0" w:space="0" w:color="auto"/>
                <w:right w:val="none" w:sz="0" w:space="0" w:color="auto"/>
              </w:divBdr>
              <w:divsChild>
                <w:div w:id="593441848">
                  <w:marLeft w:val="0"/>
                  <w:marRight w:val="0"/>
                  <w:marTop w:val="0"/>
                  <w:marBottom w:val="0"/>
                  <w:divBdr>
                    <w:top w:val="none" w:sz="0" w:space="0" w:color="auto"/>
                    <w:left w:val="none" w:sz="0" w:space="0" w:color="auto"/>
                    <w:bottom w:val="none" w:sz="0" w:space="0" w:color="auto"/>
                    <w:right w:val="none" w:sz="0" w:space="0" w:color="auto"/>
                  </w:divBdr>
                  <w:divsChild>
                    <w:div w:id="8973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17290">
          <w:marLeft w:val="0"/>
          <w:marRight w:val="0"/>
          <w:marTop w:val="0"/>
          <w:marBottom w:val="0"/>
          <w:divBdr>
            <w:top w:val="none" w:sz="0" w:space="0" w:color="auto"/>
            <w:left w:val="none" w:sz="0" w:space="0" w:color="auto"/>
            <w:bottom w:val="none" w:sz="0" w:space="0" w:color="auto"/>
            <w:right w:val="none" w:sz="0" w:space="0" w:color="auto"/>
          </w:divBdr>
          <w:divsChild>
            <w:div w:id="542055680">
              <w:marLeft w:val="0"/>
              <w:marRight w:val="0"/>
              <w:marTop w:val="0"/>
              <w:marBottom w:val="0"/>
              <w:divBdr>
                <w:top w:val="none" w:sz="0" w:space="0" w:color="auto"/>
                <w:left w:val="none" w:sz="0" w:space="0" w:color="auto"/>
                <w:bottom w:val="none" w:sz="0" w:space="0" w:color="auto"/>
                <w:right w:val="none" w:sz="0" w:space="0" w:color="auto"/>
              </w:divBdr>
              <w:divsChild>
                <w:div w:id="862674451">
                  <w:marLeft w:val="0"/>
                  <w:marRight w:val="0"/>
                  <w:marTop w:val="0"/>
                  <w:marBottom w:val="0"/>
                  <w:divBdr>
                    <w:top w:val="none" w:sz="0" w:space="0" w:color="auto"/>
                    <w:left w:val="none" w:sz="0" w:space="0" w:color="auto"/>
                    <w:bottom w:val="none" w:sz="0" w:space="0" w:color="auto"/>
                    <w:right w:val="none" w:sz="0" w:space="0" w:color="auto"/>
                  </w:divBdr>
                  <w:divsChild>
                    <w:div w:id="19489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5496">
          <w:marLeft w:val="0"/>
          <w:marRight w:val="0"/>
          <w:marTop w:val="0"/>
          <w:marBottom w:val="0"/>
          <w:divBdr>
            <w:top w:val="none" w:sz="0" w:space="0" w:color="auto"/>
            <w:left w:val="none" w:sz="0" w:space="0" w:color="auto"/>
            <w:bottom w:val="none" w:sz="0" w:space="0" w:color="auto"/>
            <w:right w:val="none" w:sz="0" w:space="0" w:color="auto"/>
          </w:divBdr>
          <w:divsChild>
            <w:div w:id="232475770">
              <w:marLeft w:val="0"/>
              <w:marRight w:val="0"/>
              <w:marTop w:val="0"/>
              <w:marBottom w:val="0"/>
              <w:divBdr>
                <w:top w:val="none" w:sz="0" w:space="0" w:color="auto"/>
                <w:left w:val="none" w:sz="0" w:space="0" w:color="auto"/>
                <w:bottom w:val="none" w:sz="0" w:space="0" w:color="auto"/>
                <w:right w:val="none" w:sz="0" w:space="0" w:color="auto"/>
              </w:divBdr>
              <w:divsChild>
                <w:div w:id="1701776669">
                  <w:marLeft w:val="0"/>
                  <w:marRight w:val="0"/>
                  <w:marTop w:val="0"/>
                  <w:marBottom w:val="0"/>
                  <w:divBdr>
                    <w:top w:val="none" w:sz="0" w:space="0" w:color="auto"/>
                    <w:left w:val="none" w:sz="0" w:space="0" w:color="auto"/>
                    <w:bottom w:val="none" w:sz="0" w:space="0" w:color="auto"/>
                    <w:right w:val="none" w:sz="0" w:space="0" w:color="auto"/>
                  </w:divBdr>
                  <w:divsChild>
                    <w:div w:id="472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355">
          <w:marLeft w:val="0"/>
          <w:marRight w:val="0"/>
          <w:marTop w:val="0"/>
          <w:marBottom w:val="0"/>
          <w:divBdr>
            <w:top w:val="none" w:sz="0" w:space="0" w:color="auto"/>
            <w:left w:val="none" w:sz="0" w:space="0" w:color="auto"/>
            <w:bottom w:val="none" w:sz="0" w:space="0" w:color="auto"/>
            <w:right w:val="none" w:sz="0" w:space="0" w:color="auto"/>
          </w:divBdr>
          <w:divsChild>
            <w:div w:id="1195196862">
              <w:marLeft w:val="0"/>
              <w:marRight w:val="0"/>
              <w:marTop w:val="0"/>
              <w:marBottom w:val="0"/>
              <w:divBdr>
                <w:top w:val="none" w:sz="0" w:space="0" w:color="auto"/>
                <w:left w:val="none" w:sz="0" w:space="0" w:color="auto"/>
                <w:bottom w:val="none" w:sz="0" w:space="0" w:color="auto"/>
                <w:right w:val="none" w:sz="0" w:space="0" w:color="auto"/>
              </w:divBdr>
              <w:divsChild>
                <w:div w:id="650519269">
                  <w:marLeft w:val="0"/>
                  <w:marRight w:val="0"/>
                  <w:marTop w:val="0"/>
                  <w:marBottom w:val="0"/>
                  <w:divBdr>
                    <w:top w:val="none" w:sz="0" w:space="0" w:color="auto"/>
                    <w:left w:val="none" w:sz="0" w:space="0" w:color="auto"/>
                    <w:bottom w:val="none" w:sz="0" w:space="0" w:color="auto"/>
                    <w:right w:val="none" w:sz="0" w:space="0" w:color="auto"/>
                  </w:divBdr>
                  <w:divsChild>
                    <w:div w:id="18802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4526">
      <w:bodyDiv w:val="1"/>
      <w:marLeft w:val="0"/>
      <w:marRight w:val="0"/>
      <w:marTop w:val="0"/>
      <w:marBottom w:val="0"/>
      <w:divBdr>
        <w:top w:val="none" w:sz="0" w:space="0" w:color="auto"/>
        <w:left w:val="none" w:sz="0" w:space="0" w:color="auto"/>
        <w:bottom w:val="none" w:sz="0" w:space="0" w:color="auto"/>
        <w:right w:val="none" w:sz="0" w:space="0" w:color="auto"/>
      </w:divBdr>
      <w:divsChild>
        <w:div w:id="1201086404">
          <w:marLeft w:val="0"/>
          <w:marRight w:val="0"/>
          <w:marTop w:val="0"/>
          <w:marBottom w:val="0"/>
          <w:divBdr>
            <w:top w:val="none" w:sz="0" w:space="0" w:color="auto"/>
            <w:left w:val="none" w:sz="0" w:space="0" w:color="auto"/>
            <w:bottom w:val="none" w:sz="0" w:space="0" w:color="auto"/>
            <w:right w:val="none" w:sz="0" w:space="0" w:color="auto"/>
          </w:divBdr>
          <w:divsChild>
            <w:div w:id="1062945919">
              <w:marLeft w:val="0"/>
              <w:marRight w:val="0"/>
              <w:marTop w:val="0"/>
              <w:marBottom w:val="0"/>
              <w:divBdr>
                <w:top w:val="none" w:sz="0" w:space="0" w:color="auto"/>
                <w:left w:val="none" w:sz="0" w:space="0" w:color="auto"/>
                <w:bottom w:val="none" w:sz="0" w:space="0" w:color="auto"/>
                <w:right w:val="none" w:sz="0" w:space="0" w:color="auto"/>
              </w:divBdr>
              <w:divsChild>
                <w:div w:id="2099057814">
                  <w:marLeft w:val="0"/>
                  <w:marRight w:val="0"/>
                  <w:marTop w:val="0"/>
                  <w:marBottom w:val="0"/>
                  <w:divBdr>
                    <w:top w:val="none" w:sz="0" w:space="0" w:color="auto"/>
                    <w:left w:val="none" w:sz="0" w:space="0" w:color="auto"/>
                    <w:bottom w:val="none" w:sz="0" w:space="0" w:color="auto"/>
                    <w:right w:val="none" w:sz="0" w:space="0" w:color="auto"/>
                  </w:divBdr>
                  <w:divsChild>
                    <w:div w:id="7116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8279">
          <w:marLeft w:val="0"/>
          <w:marRight w:val="0"/>
          <w:marTop w:val="0"/>
          <w:marBottom w:val="0"/>
          <w:divBdr>
            <w:top w:val="none" w:sz="0" w:space="0" w:color="auto"/>
            <w:left w:val="none" w:sz="0" w:space="0" w:color="auto"/>
            <w:bottom w:val="none" w:sz="0" w:space="0" w:color="auto"/>
            <w:right w:val="none" w:sz="0" w:space="0" w:color="auto"/>
          </w:divBdr>
          <w:divsChild>
            <w:div w:id="1818566386">
              <w:marLeft w:val="0"/>
              <w:marRight w:val="0"/>
              <w:marTop w:val="0"/>
              <w:marBottom w:val="0"/>
              <w:divBdr>
                <w:top w:val="none" w:sz="0" w:space="0" w:color="auto"/>
                <w:left w:val="none" w:sz="0" w:space="0" w:color="auto"/>
                <w:bottom w:val="none" w:sz="0" w:space="0" w:color="auto"/>
                <w:right w:val="none" w:sz="0" w:space="0" w:color="auto"/>
              </w:divBdr>
              <w:divsChild>
                <w:div w:id="641272348">
                  <w:marLeft w:val="0"/>
                  <w:marRight w:val="0"/>
                  <w:marTop w:val="0"/>
                  <w:marBottom w:val="0"/>
                  <w:divBdr>
                    <w:top w:val="none" w:sz="0" w:space="0" w:color="auto"/>
                    <w:left w:val="none" w:sz="0" w:space="0" w:color="auto"/>
                    <w:bottom w:val="none" w:sz="0" w:space="0" w:color="auto"/>
                    <w:right w:val="none" w:sz="0" w:space="0" w:color="auto"/>
                  </w:divBdr>
                  <w:divsChild>
                    <w:div w:id="7983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15449">
          <w:marLeft w:val="0"/>
          <w:marRight w:val="0"/>
          <w:marTop w:val="0"/>
          <w:marBottom w:val="0"/>
          <w:divBdr>
            <w:top w:val="none" w:sz="0" w:space="0" w:color="auto"/>
            <w:left w:val="none" w:sz="0" w:space="0" w:color="auto"/>
            <w:bottom w:val="none" w:sz="0" w:space="0" w:color="auto"/>
            <w:right w:val="none" w:sz="0" w:space="0" w:color="auto"/>
          </w:divBdr>
          <w:divsChild>
            <w:div w:id="1245189000">
              <w:marLeft w:val="0"/>
              <w:marRight w:val="0"/>
              <w:marTop w:val="0"/>
              <w:marBottom w:val="0"/>
              <w:divBdr>
                <w:top w:val="none" w:sz="0" w:space="0" w:color="auto"/>
                <w:left w:val="none" w:sz="0" w:space="0" w:color="auto"/>
                <w:bottom w:val="none" w:sz="0" w:space="0" w:color="auto"/>
                <w:right w:val="none" w:sz="0" w:space="0" w:color="auto"/>
              </w:divBdr>
              <w:divsChild>
                <w:div w:id="1806963692">
                  <w:marLeft w:val="0"/>
                  <w:marRight w:val="0"/>
                  <w:marTop w:val="0"/>
                  <w:marBottom w:val="0"/>
                  <w:divBdr>
                    <w:top w:val="none" w:sz="0" w:space="0" w:color="auto"/>
                    <w:left w:val="none" w:sz="0" w:space="0" w:color="auto"/>
                    <w:bottom w:val="none" w:sz="0" w:space="0" w:color="auto"/>
                    <w:right w:val="none" w:sz="0" w:space="0" w:color="auto"/>
                  </w:divBdr>
                  <w:divsChild>
                    <w:div w:id="12221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9715">
          <w:marLeft w:val="0"/>
          <w:marRight w:val="0"/>
          <w:marTop w:val="0"/>
          <w:marBottom w:val="0"/>
          <w:divBdr>
            <w:top w:val="none" w:sz="0" w:space="0" w:color="auto"/>
            <w:left w:val="none" w:sz="0" w:space="0" w:color="auto"/>
            <w:bottom w:val="none" w:sz="0" w:space="0" w:color="auto"/>
            <w:right w:val="none" w:sz="0" w:space="0" w:color="auto"/>
          </w:divBdr>
          <w:divsChild>
            <w:div w:id="1513375362">
              <w:marLeft w:val="0"/>
              <w:marRight w:val="0"/>
              <w:marTop w:val="0"/>
              <w:marBottom w:val="0"/>
              <w:divBdr>
                <w:top w:val="none" w:sz="0" w:space="0" w:color="auto"/>
                <w:left w:val="none" w:sz="0" w:space="0" w:color="auto"/>
                <w:bottom w:val="none" w:sz="0" w:space="0" w:color="auto"/>
                <w:right w:val="none" w:sz="0" w:space="0" w:color="auto"/>
              </w:divBdr>
              <w:divsChild>
                <w:div w:id="3896033">
                  <w:marLeft w:val="0"/>
                  <w:marRight w:val="0"/>
                  <w:marTop w:val="0"/>
                  <w:marBottom w:val="0"/>
                  <w:divBdr>
                    <w:top w:val="none" w:sz="0" w:space="0" w:color="auto"/>
                    <w:left w:val="none" w:sz="0" w:space="0" w:color="auto"/>
                    <w:bottom w:val="none" w:sz="0" w:space="0" w:color="auto"/>
                    <w:right w:val="none" w:sz="0" w:space="0" w:color="auto"/>
                  </w:divBdr>
                  <w:divsChild>
                    <w:div w:id="20651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452">
      <w:bodyDiv w:val="1"/>
      <w:marLeft w:val="0"/>
      <w:marRight w:val="0"/>
      <w:marTop w:val="0"/>
      <w:marBottom w:val="0"/>
      <w:divBdr>
        <w:top w:val="none" w:sz="0" w:space="0" w:color="auto"/>
        <w:left w:val="none" w:sz="0" w:space="0" w:color="auto"/>
        <w:bottom w:val="none" w:sz="0" w:space="0" w:color="auto"/>
        <w:right w:val="none" w:sz="0" w:space="0" w:color="auto"/>
      </w:divBdr>
    </w:div>
    <w:div w:id="1387608079">
      <w:bodyDiv w:val="1"/>
      <w:marLeft w:val="0"/>
      <w:marRight w:val="0"/>
      <w:marTop w:val="0"/>
      <w:marBottom w:val="0"/>
      <w:divBdr>
        <w:top w:val="none" w:sz="0" w:space="0" w:color="auto"/>
        <w:left w:val="none" w:sz="0" w:space="0" w:color="auto"/>
        <w:bottom w:val="none" w:sz="0" w:space="0" w:color="auto"/>
        <w:right w:val="none" w:sz="0" w:space="0" w:color="auto"/>
      </w:divBdr>
    </w:div>
    <w:div w:id="1551771797">
      <w:bodyDiv w:val="1"/>
      <w:marLeft w:val="0"/>
      <w:marRight w:val="0"/>
      <w:marTop w:val="0"/>
      <w:marBottom w:val="0"/>
      <w:divBdr>
        <w:top w:val="none" w:sz="0" w:space="0" w:color="auto"/>
        <w:left w:val="none" w:sz="0" w:space="0" w:color="auto"/>
        <w:bottom w:val="none" w:sz="0" w:space="0" w:color="auto"/>
        <w:right w:val="none" w:sz="0" w:space="0" w:color="auto"/>
      </w:divBdr>
      <w:divsChild>
        <w:div w:id="1406488316">
          <w:marLeft w:val="0"/>
          <w:marRight w:val="0"/>
          <w:marTop w:val="0"/>
          <w:marBottom w:val="0"/>
          <w:divBdr>
            <w:top w:val="none" w:sz="0" w:space="0" w:color="auto"/>
            <w:left w:val="none" w:sz="0" w:space="0" w:color="auto"/>
            <w:bottom w:val="none" w:sz="0" w:space="0" w:color="auto"/>
            <w:right w:val="none" w:sz="0" w:space="0" w:color="auto"/>
          </w:divBdr>
          <w:divsChild>
            <w:div w:id="1102804579">
              <w:marLeft w:val="0"/>
              <w:marRight w:val="0"/>
              <w:marTop w:val="0"/>
              <w:marBottom w:val="0"/>
              <w:divBdr>
                <w:top w:val="none" w:sz="0" w:space="0" w:color="auto"/>
                <w:left w:val="none" w:sz="0" w:space="0" w:color="auto"/>
                <w:bottom w:val="none" w:sz="0" w:space="0" w:color="auto"/>
                <w:right w:val="none" w:sz="0" w:space="0" w:color="auto"/>
              </w:divBdr>
              <w:divsChild>
                <w:div w:id="1821847086">
                  <w:marLeft w:val="0"/>
                  <w:marRight w:val="0"/>
                  <w:marTop w:val="0"/>
                  <w:marBottom w:val="0"/>
                  <w:divBdr>
                    <w:top w:val="none" w:sz="0" w:space="0" w:color="auto"/>
                    <w:left w:val="none" w:sz="0" w:space="0" w:color="auto"/>
                    <w:bottom w:val="none" w:sz="0" w:space="0" w:color="auto"/>
                    <w:right w:val="none" w:sz="0" w:space="0" w:color="auto"/>
                  </w:divBdr>
                  <w:divsChild>
                    <w:div w:id="9815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5782">
          <w:marLeft w:val="0"/>
          <w:marRight w:val="0"/>
          <w:marTop w:val="0"/>
          <w:marBottom w:val="0"/>
          <w:divBdr>
            <w:top w:val="none" w:sz="0" w:space="0" w:color="auto"/>
            <w:left w:val="none" w:sz="0" w:space="0" w:color="auto"/>
            <w:bottom w:val="none" w:sz="0" w:space="0" w:color="auto"/>
            <w:right w:val="none" w:sz="0" w:space="0" w:color="auto"/>
          </w:divBdr>
          <w:divsChild>
            <w:div w:id="1161769677">
              <w:marLeft w:val="0"/>
              <w:marRight w:val="0"/>
              <w:marTop w:val="0"/>
              <w:marBottom w:val="0"/>
              <w:divBdr>
                <w:top w:val="none" w:sz="0" w:space="0" w:color="auto"/>
                <w:left w:val="none" w:sz="0" w:space="0" w:color="auto"/>
                <w:bottom w:val="none" w:sz="0" w:space="0" w:color="auto"/>
                <w:right w:val="none" w:sz="0" w:space="0" w:color="auto"/>
              </w:divBdr>
              <w:divsChild>
                <w:div w:id="1677659299">
                  <w:marLeft w:val="0"/>
                  <w:marRight w:val="0"/>
                  <w:marTop w:val="0"/>
                  <w:marBottom w:val="0"/>
                  <w:divBdr>
                    <w:top w:val="none" w:sz="0" w:space="0" w:color="auto"/>
                    <w:left w:val="none" w:sz="0" w:space="0" w:color="auto"/>
                    <w:bottom w:val="none" w:sz="0" w:space="0" w:color="auto"/>
                    <w:right w:val="none" w:sz="0" w:space="0" w:color="auto"/>
                  </w:divBdr>
                  <w:divsChild>
                    <w:div w:id="10119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33405">
          <w:marLeft w:val="0"/>
          <w:marRight w:val="0"/>
          <w:marTop w:val="0"/>
          <w:marBottom w:val="0"/>
          <w:divBdr>
            <w:top w:val="none" w:sz="0" w:space="0" w:color="auto"/>
            <w:left w:val="none" w:sz="0" w:space="0" w:color="auto"/>
            <w:bottom w:val="none" w:sz="0" w:space="0" w:color="auto"/>
            <w:right w:val="none" w:sz="0" w:space="0" w:color="auto"/>
          </w:divBdr>
          <w:divsChild>
            <w:div w:id="1911622926">
              <w:marLeft w:val="0"/>
              <w:marRight w:val="0"/>
              <w:marTop w:val="0"/>
              <w:marBottom w:val="0"/>
              <w:divBdr>
                <w:top w:val="none" w:sz="0" w:space="0" w:color="auto"/>
                <w:left w:val="none" w:sz="0" w:space="0" w:color="auto"/>
                <w:bottom w:val="none" w:sz="0" w:space="0" w:color="auto"/>
                <w:right w:val="none" w:sz="0" w:space="0" w:color="auto"/>
              </w:divBdr>
              <w:divsChild>
                <w:div w:id="2143225459">
                  <w:marLeft w:val="0"/>
                  <w:marRight w:val="0"/>
                  <w:marTop w:val="0"/>
                  <w:marBottom w:val="0"/>
                  <w:divBdr>
                    <w:top w:val="none" w:sz="0" w:space="0" w:color="auto"/>
                    <w:left w:val="none" w:sz="0" w:space="0" w:color="auto"/>
                    <w:bottom w:val="none" w:sz="0" w:space="0" w:color="auto"/>
                    <w:right w:val="none" w:sz="0" w:space="0" w:color="auto"/>
                  </w:divBdr>
                  <w:divsChild>
                    <w:div w:id="824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2854">
          <w:marLeft w:val="0"/>
          <w:marRight w:val="0"/>
          <w:marTop w:val="0"/>
          <w:marBottom w:val="0"/>
          <w:divBdr>
            <w:top w:val="none" w:sz="0" w:space="0" w:color="auto"/>
            <w:left w:val="none" w:sz="0" w:space="0" w:color="auto"/>
            <w:bottom w:val="none" w:sz="0" w:space="0" w:color="auto"/>
            <w:right w:val="none" w:sz="0" w:space="0" w:color="auto"/>
          </w:divBdr>
          <w:divsChild>
            <w:div w:id="67458131">
              <w:marLeft w:val="0"/>
              <w:marRight w:val="0"/>
              <w:marTop w:val="0"/>
              <w:marBottom w:val="0"/>
              <w:divBdr>
                <w:top w:val="none" w:sz="0" w:space="0" w:color="auto"/>
                <w:left w:val="none" w:sz="0" w:space="0" w:color="auto"/>
                <w:bottom w:val="none" w:sz="0" w:space="0" w:color="auto"/>
                <w:right w:val="none" w:sz="0" w:space="0" w:color="auto"/>
              </w:divBdr>
              <w:divsChild>
                <w:div w:id="380445605">
                  <w:marLeft w:val="0"/>
                  <w:marRight w:val="0"/>
                  <w:marTop w:val="0"/>
                  <w:marBottom w:val="0"/>
                  <w:divBdr>
                    <w:top w:val="none" w:sz="0" w:space="0" w:color="auto"/>
                    <w:left w:val="none" w:sz="0" w:space="0" w:color="auto"/>
                    <w:bottom w:val="none" w:sz="0" w:space="0" w:color="auto"/>
                    <w:right w:val="none" w:sz="0" w:space="0" w:color="auto"/>
                  </w:divBdr>
                  <w:divsChild>
                    <w:div w:id="2077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51004">
          <w:marLeft w:val="0"/>
          <w:marRight w:val="0"/>
          <w:marTop w:val="0"/>
          <w:marBottom w:val="0"/>
          <w:divBdr>
            <w:top w:val="none" w:sz="0" w:space="0" w:color="auto"/>
            <w:left w:val="none" w:sz="0" w:space="0" w:color="auto"/>
            <w:bottom w:val="none" w:sz="0" w:space="0" w:color="auto"/>
            <w:right w:val="none" w:sz="0" w:space="0" w:color="auto"/>
          </w:divBdr>
          <w:divsChild>
            <w:div w:id="1544752704">
              <w:marLeft w:val="0"/>
              <w:marRight w:val="0"/>
              <w:marTop w:val="0"/>
              <w:marBottom w:val="0"/>
              <w:divBdr>
                <w:top w:val="none" w:sz="0" w:space="0" w:color="auto"/>
                <w:left w:val="none" w:sz="0" w:space="0" w:color="auto"/>
                <w:bottom w:val="none" w:sz="0" w:space="0" w:color="auto"/>
                <w:right w:val="none" w:sz="0" w:space="0" w:color="auto"/>
              </w:divBdr>
              <w:divsChild>
                <w:div w:id="1852336908">
                  <w:marLeft w:val="0"/>
                  <w:marRight w:val="0"/>
                  <w:marTop w:val="0"/>
                  <w:marBottom w:val="0"/>
                  <w:divBdr>
                    <w:top w:val="none" w:sz="0" w:space="0" w:color="auto"/>
                    <w:left w:val="none" w:sz="0" w:space="0" w:color="auto"/>
                    <w:bottom w:val="none" w:sz="0" w:space="0" w:color="auto"/>
                    <w:right w:val="none" w:sz="0" w:space="0" w:color="auto"/>
                  </w:divBdr>
                  <w:divsChild>
                    <w:div w:id="9399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23197">
      <w:bodyDiv w:val="1"/>
      <w:marLeft w:val="0"/>
      <w:marRight w:val="0"/>
      <w:marTop w:val="0"/>
      <w:marBottom w:val="0"/>
      <w:divBdr>
        <w:top w:val="none" w:sz="0" w:space="0" w:color="auto"/>
        <w:left w:val="none" w:sz="0" w:space="0" w:color="auto"/>
        <w:bottom w:val="none" w:sz="0" w:space="0" w:color="auto"/>
        <w:right w:val="none" w:sz="0" w:space="0" w:color="auto"/>
      </w:divBdr>
      <w:divsChild>
        <w:div w:id="2102220824">
          <w:marLeft w:val="0"/>
          <w:marRight w:val="0"/>
          <w:marTop w:val="0"/>
          <w:marBottom w:val="0"/>
          <w:divBdr>
            <w:top w:val="none" w:sz="0" w:space="0" w:color="auto"/>
            <w:left w:val="none" w:sz="0" w:space="0" w:color="auto"/>
            <w:bottom w:val="none" w:sz="0" w:space="0" w:color="auto"/>
            <w:right w:val="none" w:sz="0" w:space="0" w:color="auto"/>
          </w:divBdr>
          <w:divsChild>
            <w:div w:id="170263899">
              <w:marLeft w:val="0"/>
              <w:marRight w:val="0"/>
              <w:marTop w:val="0"/>
              <w:marBottom w:val="0"/>
              <w:divBdr>
                <w:top w:val="none" w:sz="0" w:space="0" w:color="auto"/>
                <w:left w:val="none" w:sz="0" w:space="0" w:color="auto"/>
                <w:bottom w:val="none" w:sz="0" w:space="0" w:color="auto"/>
                <w:right w:val="none" w:sz="0" w:space="0" w:color="auto"/>
              </w:divBdr>
              <w:divsChild>
                <w:div w:id="808203181">
                  <w:marLeft w:val="0"/>
                  <w:marRight w:val="0"/>
                  <w:marTop w:val="0"/>
                  <w:marBottom w:val="0"/>
                  <w:divBdr>
                    <w:top w:val="none" w:sz="0" w:space="0" w:color="auto"/>
                    <w:left w:val="none" w:sz="0" w:space="0" w:color="auto"/>
                    <w:bottom w:val="none" w:sz="0" w:space="0" w:color="auto"/>
                    <w:right w:val="none" w:sz="0" w:space="0" w:color="auto"/>
                  </w:divBdr>
                  <w:divsChild>
                    <w:div w:id="12878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41183">
          <w:marLeft w:val="0"/>
          <w:marRight w:val="0"/>
          <w:marTop w:val="0"/>
          <w:marBottom w:val="0"/>
          <w:divBdr>
            <w:top w:val="none" w:sz="0" w:space="0" w:color="auto"/>
            <w:left w:val="none" w:sz="0" w:space="0" w:color="auto"/>
            <w:bottom w:val="none" w:sz="0" w:space="0" w:color="auto"/>
            <w:right w:val="none" w:sz="0" w:space="0" w:color="auto"/>
          </w:divBdr>
          <w:divsChild>
            <w:div w:id="428743736">
              <w:marLeft w:val="0"/>
              <w:marRight w:val="0"/>
              <w:marTop w:val="0"/>
              <w:marBottom w:val="0"/>
              <w:divBdr>
                <w:top w:val="none" w:sz="0" w:space="0" w:color="auto"/>
                <w:left w:val="none" w:sz="0" w:space="0" w:color="auto"/>
                <w:bottom w:val="none" w:sz="0" w:space="0" w:color="auto"/>
                <w:right w:val="none" w:sz="0" w:space="0" w:color="auto"/>
              </w:divBdr>
              <w:divsChild>
                <w:div w:id="1383602852">
                  <w:marLeft w:val="0"/>
                  <w:marRight w:val="0"/>
                  <w:marTop w:val="0"/>
                  <w:marBottom w:val="0"/>
                  <w:divBdr>
                    <w:top w:val="none" w:sz="0" w:space="0" w:color="auto"/>
                    <w:left w:val="none" w:sz="0" w:space="0" w:color="auto"/>
                    <w:bottom w:val="none" w:sz="0" w:space="0" w:color="auto"/>
                    <w:right w:val="none" w:sz="0" w:space="0" w:color="auto"/>
                  </w:divBdr>
                  <w:divsChild>
                    <w:div w:id="7137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83315">
          <w:marLeft w:val="0"/>
          <w:marRight w:val="0"/>
          <w:marTop w:val="0"/>
          <w:marBottom w:val="0"/>
          <w:divBdr>
            <w:top w:val="none" w:sz="0" w:space="0" w:color="auto"/>
            <w:left w:val="none" w:sz="0" w:space="0" w:color="auto"/>
            <w:bottom w:val="none" w:sz="0" w:space="0" w:color="auto"/>
            <w:right w:val="none" w:sz="0" w:space="0" w:color="auto"/>
          </w:divBdr>
          <w:divsChild>
            <w:div w:id="110054661">
              <w:marLeft w:val="0"/>
              <w:marRight w:val="0"/>
              <w:marTop w:val="0"/>
              <w:marBottom w:val="0"/>
              <w:divBdr>
                <w:top w:val="none" w:sz="0" w:space="0" w:color="auto"/>
                <w:left w:val="none" w:sz="0" w:space="0" w:color="auto"/>
                <w:bottom w:val="none" w:sz="0" w:space="0" w:color="auto"/>
                <w:right w:val="none" w:sz="0" w:space="0" w:color="auto"/>
              </w:divBdr>
              <w:divsChild>
                <w:div w:id="1830629610">
                  <w:marLeft w:val="0"/>
                  <w:marRight w:val="0"/>
                  <w:marTop w:val="0"/>
                  <w:marBottom w:val="0"/>
                  <w:divBdr>
                    <w:top w:val="none" w:sz="0" w:space="0" w:color="auto"/>
                    <w:left w:val="none" w:sz="0" w:space="0" w:color="auto"/>
                    <w:bottom w:val="none" w:sz="0" w:space="0" w:color="auto"/>
                    <w:right w:val="none" w:sz="0" w:space="0" w:color="auto"/>
                  </w:divBdr>
                  <w:divsChild>
                    <w:div w:id="5095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274412">
      <w:bodyDiv w:val="1"/>
      <w:marLeft w:val="0"/>
      <w:marRight w:val="0"/>
      <w:marTop w:val="0"/>
      <w:marBottom w:val="0"/>
      <w:divBdr>
        <w:top w:val="none" w:sz="0" w:space="0" w:color="auto"/>
        <w:left w:val="none" w:sz="0" w:space="0" w:color="auto"/>
        <w:bottom w:val="none" w:sz="0" w:space="0" w:color="auto"/>
        <w:right w:val="none" w:sz="0" w:space="0" w:color="auto"/>
      </w:divBdr>
    </w:div>
    <w:div w:id="1951742047">
      <w:bodyDiv w:val="1"/>
      <w:marLeft w:val="0"/>
      <w:marRight w:val="0"/>
      <w:marTop w:val="0"/>
      <w:marBottom w:val="0"/>
      <w:divBdr>
        <w:top w:val="none" w:sz="0" w:space="0" w:color="auto"/>
        <w:left w:val="none" w:sz="0" w:space="0" w:color="auto"/>
        <w:bottom w:val="none" w:sz="0" w:space="0" w:color="auto"/>
        <w:right w:val="none" w:sz="0" w:space="0" w:color="auto"/>
      </w:divBdr>
    </w:div>
    <w:div w:id="1979413134">
      <w:bodyDiv w:val="1"/>
      <w:marLeft w:val="0"/>
      <w:marRight w:val="0"/>
      <w:marTop w:val="0"/>
      <w:marBottom w:val="0"/>
      <w:divBdr>
        <w:top w:val="none" w:sz="0" w:space="0" w:color="auto"/>
        <w:left w:val="none" w:sz="0" w:space="0" w:color="auto"/>
        <w:bottom w:val="none" w:sz="0" w:space="0" w:color="auto"/>
        <w:right w:val="none" w:sz="0" w:space="0" w:color="auto"/>
      </w:divBdr>
    </w:div>
    <w:div w:id="197945305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0B30-70E2-BB4F-B199-8BCE2DCE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1909</Words>
  <Characters>10123</Characters>
  <Application>Microsoft Office Word</Application>
  <DocSecurity>0</DocSecurity>
  <Lines>84</Lines>
  <Paragraphs>24</Paragraphs>
  <ScaleCrop>false</ScaleCrop>
  <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 Malmborg Sernekvist</dc:creator>
  <cp:keywords/>
  <dc:description/>
  <cp:lastModifiedBy>Saga Malmborg Sernekvist</cp:lastModifiedBy>
  <cp:revision>2</cp:revision>
  <dcterms:created xsi:type="dcterms:W3CDTF">2025-04-13T15:36:00Z</dcterms:created>
  <dcterms:modified xsi:type="dcterms:W3CDTF">2025-04-13T15:36:00Z</dcterms:modified>
</cp:coreProperties>
</file>